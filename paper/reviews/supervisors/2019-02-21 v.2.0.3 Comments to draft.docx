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EF8FC" w14:textId="41936B12" w:rsidR="00534DD7" w:rsidRDefault="009216D8">
      <w:pPr>
        <w:pStyle w:val="Title"/>
      </w:pPr>
      <w:r>
        <w:t>Near n</w:t>
      </w:r>
      <w:commentRangeStart w:id="0"/>
      <w:r w:rsidR="002509EB">
        <w:t>eutral competition boosts chaos in food webs</w:t>
      </w:r>
      <w:commentRangeEnd w:id="0"/>
      <w:r w:rsidR="00E916C6">
        <w:rPr>
          <w:rStyle w:val="CommentReference"/>
          <w:rFonts w:asciiTheme="minorHAnsi" w:eastAsiaTheme="minorHAnsi" w:hAnsiTheme="minorHAnsi" w:cstheme="minorBidi"/>
          <w:b w:val="0"/>
          <w:bCs w:val="0"/>
          <w:color w:val="auto"/>
        </w:rPr>
        <w:commentReference w:id="0"/>
      </w:r>
    </w:p>
    <w:p w14:paraId="385296F7" w14:textId="77777777" w:rsidR="00534DD7" w:rsidRPr="00E916C6" w:rsidRDefault="002509EB">
      <w:pPr>
        <w:pStyle w:val="Author"/>
        <w:rPr>
          <w:lang w:val="es-ES"/>
        </w:rPr>
      </w:pPr>
      <w:r w:rsidRPr="00E916C6">
        <w:rPr>
          <w:lang w:val="es-ES"/>
        </w:rPr>
        <w:t>Pablo Rodríguez-Sánchez</w:t>
      </w:r>
      <w:r>
        <w:rPr>
          <w:rStyle w:val="FootnoteReference"/>
        </w:rPr>
        <w:footnoteReference w:id="1"/>
      </w:r>
    </w:p>
    <w:p w14:paraId="53765D24" w14:textId="77777777" w:rsidR="00534DD7" w:rsidRPr="00E916C6" w:rsidRDefault="002509EB">
      <w:pPr>
        <w:pStyle w:val="Author"/>
        <w:rPr>
          <w:lang w:val="es-ES"/>
        </w:rPr>
      </w:pPr>
      <w:r w:rsidRPr="00E916C6">
        <w:rPr>
          <w:lang w:val="es-ES"/>
        </w:rPr>
        <w:t>Egbert H. van Nes</w:t>
      </w:r>
      <w:r>
        <w:rPr>
          <w:rStyle w:val="FootnoteReference"/>
        </w:rPr>
        <w:footnoteReference w:id="2"/>
      </w:r>
    </w:p>
    <w:p w14:paraId="7EE01EFE" w14:textId="77777777" w:rsidR="00534DD7" w:rsidRDefault="002509EB">
      <w:pPr>
        <w:pStyle w:val="Author"/>
      </w:pPr>
      <w:r>
        <w:t>Marten Scheffer</w:t>
      </w:r>
      <w:r>
        <w:rPr>
          <w:rStyle w:val="FootnoteReference"/>
        </w:rPr>
        <w:footnoteReference w:id="3"/>
      </w:r>
    </w:p>
    <w:p w14:paraId="7711EC35" w14:textId="6205232F" w:rsidR="00534DD7" w:rsidRDefault="002509EB">
      <w:pPr>
        <w:pStyle w:val="Abstract"/>
      </w:pPr>
      <w:del w:id="1" w:author="Egbert van Nes" w:date="2019-02-18T16:35:00Z">
        <w:r w:rsidDel="009638F3">
          <w:delText>Near-neutrality of competition</w:delText>
        </w:r>
      </w:del>
      <w:ins w:id="2" w:author="Egbert van Nes" w:date="2019-02-18T16:35:00Z">
        <w:r w:rsidR="009638F3">
          <w:t>Similarity of competitors</w:t>
        </w:r>
      </w:ins>
      <w:r>
        <w:t xml:space="preserve"> has been proposed to facilitate coexistence of species because it slows down competitive exclusion, thus making it easier for equalizing mechanisms to maintain diverse communities. </w:t>
      </w:r>
      <w:del w:id="3" w:author="Egbert van Nes" w:date="2019-02-18T16:36:00Z">
        <w:r w:rsidDel="009638F3">
          <w:delText xml:space="preserve">An unrelated line of work has shown that </w:delText>
        </w:r>
      </w:del>
      <w:ins w:id="4" w:author="Egbert van Nes" w:date="2019-02-18T16:36:00Z">
        <w:r w:rsidR="009638F3">
          <w:t xml:space="preserve">On the other hand, </w:t>
        </w:r>
      </w:ins>
      <w:r>
        <w:t xml:space="preserve">chaos can promote coexistence of </w:t>
      </w:r>
      <w:del w:id="5" w:author="Egbert van Nes" w:date="2019-02-18T16:37:00Z">
        <w:r w:rsidDel="009638F3">
          <w:delText xml:space="preserve">many </w:delText>
        </w:r>
      </w:del>
      <w:r>
        <w:t>species</w:t>
      </w:r>
      <w:del w:id="6" w:author="Egbert van Nes" w:date="2019-02-18T16:37:00Z">
        <w:r w:rsidDel="009638F3">
          <w:delText xml:space="preserve"> in super-saturated communities.</w:delText>
        </w:r>
      </w:del>
      <w:r>
        <w:t xml:space="preserve"> </w:t>
      </w:r>
      <w:ins w:id="7" w:author="Egbert van Nes" w:date="2019-02-18T16:37:00Z">
        <w:r w:rsidR="006D7A75">
          <w:t>H</w:t>
        </w:r>
        <w:r w:rsidR="009638F3">
          <w:t>ere we link th</w:t>
        </w:r>
      </w:ins>
      <w:ins w:id="8" w:author="Egbert van Nes" w:date="2019-02-18T16:39:00Z">
        <w:r w:rsidR="006D7A75">
          <w:t>e</w:t>
        </w:r>
      </w:ins>
      <w:ins w:id="9" w:author="Egbert van Nes" w:date="2019-02-18T16:37:00Z">
        <w:r w:rsidR="009638F3">
          <w:t>se</w:t>
        </w:r>
      </w:ins>
      <w:ins w:id="10" w:author="Egbert van Nes" w:date="2019-02-18T16:38:00Z">
        <w:r w:rsidR="006D7A75">
          <w:t xml:space="preserve"> two</w:t>
        </w:r>
      </w:ins>
      <w:ins w:id="11" w:author="Egbert van Nes" w:date="2019-02-18T16:37:00Z">
        <w:r w:rsidR="009638F3">
          <w:t xml:space="preserve"> previously unrelated findings, b</w:t>
        </w:r>
      </w:ins>
      <w:del w:id="12" w:author="Egbert van Nes" w:date="2019-02-18T16:37:00Z">
        <w:r w:rsidDel="009638F3">
          <w:delText>B</w:delText>
        </w:r>
      </w:del>
      <w:r>
        <w:t xml:space="preserve">y analyzing </w:t>
      </w:r>
      <w:ins w:id="13" w:author="Egbert van Nes" w:date="2019-02-18T16:39:00Z">
        <w:r w:rsidR="006D7A75">
          <w:t xml:space="preserve">the dynamics of </w:t>
        </w:r>
      </w:ins>
      <w:del w:id="14" w:author="Egbert van Nes" w:date="2019-02-18T16:39:00Z">
        <w:r w:rsidDel="006D7A75">
          <w:delText xml:space="preserve">a </w:delText>
        </w:r>
      </w:del>
      <w:del w:id="15" w:author="Egbert van Nes" w:date="2019-02-18T16:38:00Z">
        <w:r w:rsidDel="009638F3">
          <w:delText xml:space="preserve">set of numerically simulated </w:delText>
        </w:r>
      </w:del>
      <w:r>
        <w:t>food web</w:t>
      </w:r>
      <w:ins w:id="16" w:author="Egbert van Nes" w:date="2019-02-18T16:38:00Z">
        <w:r w:rsidR="009638F3">
          <w:t xml:space="preserve"> model</w:t>
        </w:r>
      </w:ins>
      <w:r>
        <w:t>s</w:t>
      </w:r>
      <w:del w:id="17" w:author="Egbert van Nes" w:date="2019-02-18T16:38:00Z">
        <w:r w:rsidDel="009638F3">
          <w:delText>, here we link those previously unrelated findings</w:delText>
        </w:r>
      </w:del>
      <w:r>
        <w:t xml:space="preserve">. We show that near-neutrality of competition </w:t>
      </w:r>
      <w:del w:id="18" w:author="Egbert van Nes" w:date="2019-02-18T16:39:00Z">
        <w:r w:rsidDel="006D7A75">
          <w:delText xml:space="preserve">at the </w:delText>
        </w:r>
      </w:del>
      <w:ins w:id="19" w:author="Egbert van Nes" w:date="2019-02-18T16:39:00Z">
        <w:r w:rsidR="006D7A75">
          <w:t xml:space="preserve">of </w:t>
        </w:r>
      </w:ins>
      <w:proofErr w:type="spellStart"/>
      <w:r>
        <w:t>prey</w:t>
      </w:r>
      <w:ins w:id="20" w:author="Egbert van Nes" w:date="2019-02-18T16:39:00Z">
        <w:r w:rsidR="006D7A75">
          <w:t>s</w:t>
        </w:r>
      </w:ins>
      <w:proofErr w:type="spellEnd"/>
      <w:del w:id="21" w:author="Egbert van Nes" w:date="2019-02-18T16:39:00Z">
        <w:r w:rsidDel="006D7A75">
          <w:delText>’s trophic level</w:delText>
        </w:r>
      </w:del>
      <w:r>
        <w:t xml:space="preserve">, in the presence of </w:t>
      </w:r>
      <w:del w:id="22" w:author="Egbert van Nes" w:date="2019-02-18T16:40:00Z">
        <w:r w:rsidDel="006D7A75">
          <w:delText>interactions with natural enemies</w:delText>
        </w:r>
      </w:del>
      <w:ins w:id="23" w:author="Egbert van Nes" w:date="2019-02-18T16:40:00Z">
        <w:r w:rsidR="006D7A75">
          <w:t>predators</w:t>
        </w:r>
      </w:ins>
      <w:r>
        <w:t>, increases the chance</w:t>
      </w:r>
      <w:del w:id="24" w:author="Egbert van Nes" w:date="2019-02-18T16:40:00Z">
        <w:r w:rsidDel="006D7A75">
          <w:delText>s</w:delText>
        </w:r>
      </w:del>
      <w:r>
        <w:t xml:space="preserve"> of developing chaotic dynamics</w:t>
      </w:r>
      <w:ins w:id="25" w:author="Egbert van Nes" w:date="2019-02-18T16:40:00Z">
        <w:r w:rsidR="005A00FE">
          <w:t xml:space="preserve">. Moreover we confirm </w:t>
        </w:r>
      </w:ins>
      <w:del w:id="26" w:author="Egbert van Nes" w:date="2019-02-18T16:40:00Z">
        <w:r w:rsidDel="006D7A75">
          <w:delText xml:space="preserve"> and we show </w:delText>
        </w:r>
      </w:del>
      <w:r>
        <w:t>that this results in a higher biodiversity. Our results suggest that near-neutrality may promote biodiversity in two ways: through reducing the rates of competitive displacement and through promoting non-equilibrium dynamics.</w:t>
      </w:r>
    </w:p>
    <w:p w14:paraId="059FA9DD" w14:textId="77777777" w:rsidR="00534DD7" w:rsidRDefault="002509EB">
      <w:pPr>
        <w:pStyle w:val="FirstParagraph"/>
      </w:pPr>
      <w:r>
        <w:rPr>
          <w:i/>
        </w:rPr>
        <w:t>Manuscript type</w:t>
      </w:r>
      <w:r>
        <w:t>: article.</w:t>
      </w:r>
    </w:p>
    <w:p w14:paraId="59443975" w14:textId="77777777" w:rsidR="00534DD7" w:rsidRDefault="002509EB">
      <w:pPr>
        <w:pStyle w:val="BodyText"/>
      </w:pPr>
      <w:r>
        <w:rPr>
          <w:i/>
        </w:rPr>
        <w:t>Keywords</w:t>
      </w:r>
      <w:r>
        <w:t>: coexistence, competition, neutral competition, biodiversity paradox.</w:t>
      </w:r>
    </w:p>
    <w:p w14:paraId="295D23DC" w14:textId="77777777" w:rsidR="00534DD7" w:rsidRDefault="002509EB">
      <w:pPr>
        <w:pStyle w:val="BodyText"/>
      </w:pPr>
      <w:r>
        <w:rPr>
          <w:i/>
        </w:rPr>
        <w:t>Manuscript elements</w:t>
      </w:r>
      <w:r>
        <w:t>: 5 figures, 1 table, 1 online appendix (including 5 figures).</w:t>
      </w:r>
    </w:p>
    <w:p w14:paraId="7535670A" w14:textId="77777777" w:rsidR="00534DD7" w:rsidRDefault="002509EB">
      <w:pPr>
        <w:pStyle w:val="BodyText"/>
      </w:pPr>
      <w:r>
        <w:rPr>
          <w:i/>
        </w:rPr>
        <w:t>The authors wish to be identified to the reviewers.</w:t>
      </w:r>
    </w:p>
    <w:p w14:paraId="1CBEECB6" w14:textId="77777777" w:rsidR="00534DD7" w:rsidRDefault="002509EB">
      <w:pPr>
        <w:pStyle w:val="Heading1"/>
      </w:pPr>
      <w:bookmarkStart w:id="27" w:name="sec:Background"/>
      <w:r>
        <w:t>Background</w:t>
      </w:r>
      <w:bookmarkEnd w:id="27"/>
    </w:p>
    <w:p w14:paraId="638BC22E" w14:textId="5DDFA323" w:rsidR="00534DD7" w:rsidRDefault="002509EB">
      <w:pPr>
        <w:pStyle w:val="FirstParagraph"/>
      </w:pPr>
      <w:r>
        <w:t xml:space="preserve">Ever since Darwin, the idea that species must be sufficiently different </w:t>
      </w:r>
      <w:del w:id="28" w:author="Egbert van Nes" w:date="2019-02-18T16:42:00Z">
        <w:r w:rsidDel="005A00FE">
          <w:delText xml:space="preserve">to be able </w:delText>
        </w:r>
      </w:del>
      <w:r>
        <w:t xml:space="preserve">to coexist is deeply rooted in </w:t>
      </w:r>
      <w:del w:id="29" w:author="Egbert van Nes" w:date="2019-02-18T16:42:00Z">
        <w:r w:rsidDel="005A00FE">
          <w:delText xml:space="preserve">the history of </w:delText>
        </w:r>
      </w:del>
      <w:r>
        <w:t>biological thinking. Indeed, the principle</w:t>
      </w:r>
      <w:ins w:id="30" w:author="Egbert van Nes" w:date="2019-02-18T16:42:00Z">
        <w:r w:rsidR="005A00FE">
          <w:t>s</w:t>
        </w:r>
      </w:ins>
      <w:ins w:id="31" w:author="Egbert van Nes" w:date="2019-02-18T16:43:00Z">
        <w:r w:rsidR="005A00FE">
          <w:t xml:space="preserve"> of limiting similarity</w:t>
        </w:r>
      </w:ins>
      <w:r>
        <w:t xml:space="preserve"> </w:t>
      </w:r>
      <w:ins w:id="32" w:author="Egbert van Nes" w:date="2019-02-18T16:43:00Z">
        <w:r w:rsidR="005A00FE">
          <w:t xml:space="preserve">(MacArthur and </w:t>
        </w:r>
        <w:proofErr w:type="spellStart"/>
        <w:r w:rsidR="005A00FE">
          <w:t>Levins</w:t>
        </w:r>
        <w:proofErr w:type="spellEnd"/>
        <w:r w:rsidR="005A00FE">
          <w:t xml:space="preserve"> 1967) and</w:t>
        </w:r>
      </w:ins>
      <w:del w:id="33" w:author="Egbert van Nes" w:date="2019-02-18T16:43:00Z">
        <w:r w:rsidDel="005A00FE">
          <w:delText>of</w:delText>
        </w:r>
      </w:del>
      <w:r>
        <w:t xml:space="preserve"> competitive exclusion (Hardin 1960) </w:t>
      </w:r>
      <w:del w:id="34" w:author="Egbert van Nes" w:date="2019-02-18T16:43:00Z">
        <w:r w:rsidDel="005A00FE">
          <w:delText>is intuitively straightforward, and elegant mathematical underpinning (</w:delText>
        </w:r>
        <w:r w:rsidR="001159A2" w:rsidDel="005A00FE">
          <w:delText>MacArthur and Levins 1967</w:delText>
        </w:r>
        <w:r w:rsidDel="005A00FE">
          <w:delText xml:space="preserve">) helped making the principle </w:delText>
        </w:r>
      </w:del>
      <w:del w:id="35" w:author="Egbert van Nes" w:date="2019-02-18T16:42:00Z">
        <w:r w:rsidDel="005A00FE">
          <w:delText xml:space="preserve">of limiting similarity </w:delText>
        </w:r>
      </w:del>
      <w:del w:id="36" w:author="Egbert van Nes" w:date="2019-02-18T16:43:00Z">
        <w:r w:rsidDel="005A00FE">
          <w:delText>one of</w:delText>
        </w:r>
      </w:del>
      <w:ins w:id="37" w:author="Egbert van Nes" w:date="2019-02-18T16:43:00Z">
        <w:r w:rsidR="005A00FE">
          <w:t>are</w:t>
        </w:r>
      </w:ins>
      <w:r>
        <w:t xml:space="preserve"> the cornerstones of ecological theory. Nevertheless, </w:t>
      </w:r>
      <w:del w:id="38" w:author="Egbert van Nes" w:date="2019-02-18T16:43:00Z">
        <w:r w:rsidDel="005A00FE">
          <w:delText xml:space="preserve">on a closer examination, </w:delText>
        </w:r>
      </w:del>
      <w:r>
        <w:t>natural communities</w:t>
      </w:r>
      <w:ins w:id="39" w:author="Egbert van Nes" w:date="2019-02-18T16:44:00Z">
        <w:r w:rsidR="005A00FE">
          <w:t xml:space="preserve"> (such as </w:t>
        </w:r>
        <w:r w:rsidR="00C01078">
          <w:t>p</w:t>
        </w:r>
        <w:r w:rsidR="005A00FE">
          <w:t>lankton communities (Hutchinson 1961),</w:t>
        </w:r>
      </w:ins>
      <w:r>
        <w:t xml:space="preserve"> often </w:t>
      </w:r>
      <w:del w:id="40" w:author="Egbert van Nes" w:date="2019-02-18T16:43:00Z">
        <w:r w:rsidDel="005A00FE">
          <w:delText xml:space="preserve">seem to </w:delText>
        </w:r>
      </w:del>
      <w:r>
        <w:t xml:space="preserve">harbor far more species that may be </w:t>
      </w:r>
      <w:del w:id="41" w:author="Egbert van Nes" w:date="2019-02-18T16:43:00Z">
        <w:r w:rsidDel="005A00FE">
          <w:delText xml:space="preserve">reasonably </w:delText>
        </w:r>
      </w:del>
      <w:r>
        <w:t>explained from niche separation.</w:t>
      </w:r>
      <w:del w:id="42" w:author="Egbert van Nes" w:date="2019-02-18T16:45:00Z">
        <w:r w:rsidDel="00C01078">
          <w:delText xml:space="preserve"> Plankton communities, where many species coexist with little room for differentiation, have served as an early example (Hutchinson 1959, 1961),</w:delText>
        </w:r>
      </w:del>
      <w:r>
        <w:t xml:space="preserve"> inspiring </w:t>
      </w:r>
      <w:del w:id="43" w:author="Egbert van Nes" w:date="2019-02-18T16:45:00Z">
        <w:r w:rsidDel="00C01078">
          <w:delText xml:space="preserve">the </w:delText>
        </w:r>
        <w:commentRangeStart w:id="44"/>
        <w:r w:rsidDel="00C01078">
          <w:delText>legendary</w:delText>
        </w:r>
        <w:commentRangeEnd w:id="44"/>
        <w:r w:rsidR="00C01078" w:rsidDel="00C01078">
          <w:rPr>
            <w:rStyle w:val="CommentReference"/>
          </w:rPr>
          <w:commentReference w:id="44"/>
        </w:r>
        <w:r w:rsidDel="00C01078">
          <w:delText xml:space="preserve"> ecologist </w:delText>
        </w:r>
      </w:del>
      <w:r>
        <w:t xml:space="preserve">G. Evelyn Hutchinson </w:t>
      </w:r>
      <w:ins w:id="45" w:author="Egbert van Nes" w:date="2019-02-18T16:45:00Z">
        <w:r w:rsidR="00C01078">
          <w:t xml:space="preserve">(1959) </w:t>
        </w:r>
      </w:ins>
      <w:r>
        <w:t xml:space="preserve">to </w:t>
      </w:r>
      <w:r>
        <w:lastRenderedPageBreak/>
        <w:t xml:space="preserve">ask the simple but fundamental question </w:t>
      </w:r>
      <w:r>
        <w:rPr>
          <w:i/>
        </w:rPr>
        <w:t>"why are there so many kinds of animals?"</w:t>
      </w:r>
      <w:del w:id="46" w:author="Egbert van Nes" w:date="2019-02-18T16:45:00Z">
        <w:r w:rsidDel="00C01078">
          <w:delText xml:space="preserve"> (Hutchinson 1959)</w:delText>
        </w:r>
      </w:del>
      <w:r>
        <w:t xml:space="preserve">. Since then many mechanisms have been suggested that may help similar species to coexist. As Hutchinson </w:t>
      </w:r>
      <w:ins w:id="47" w:author="Egbert van Nes" w:date="2019-02-18T16:46:00Z">
        <w:r w:rsidR="00C01078">
          <w:t>(</w:t>
        </w:r>
        <w:commentRangeStart w:id="48"/>
        <w:r w:rsidR="00C01078">
          <w:t>1961</w:t>
        </w:r>
        <w:commentRangeEnd w:id="48"/>
        <w:r w:rsidR="00C01078">
          <w:rPr>
            <w:rStyle w:val="CommentReference"/>
          </w:rPr>
          <w:commentReference w:id="48"/>
        </w:r>
        <w:r w:rsidR="00C01078">
          <w:t xml:space="preserve">) </w:t>
        </w:r>
      </w:ins>
      <w:r>
        <w:t xml:space="preserve">already proposed himself, fluctuations in conditions may prevent populations to reach equilibrium at which species would be outcompeted. Also, natural enemies including pests and parasites tend to attack the abundant species more than rare species, and such a </w:t>
      </w:r>
      <w:r>
        <w:rPr>
          <w:i/>
        </w:rPr>
        <w:t>"kill the winner"</w:t>
      </w:r>
      <w:r>
        <w:t xml:space="preserve"> (Winter et al. 2010) mechanism promotes diversity by preventing one species </w:t>
      </w:r>
      <w:del w:id="49" w:author="Egbert van Nes" w:date="2019-02-18T16:47:00Z">
        <w:r w:rsidDel="00C01078">
          <w:delText>to take all the resources and outcompete the rest</w:delText>
        </w:r>
      </w:del>
      <w:ins w:id="50" w:author="Egbert van Nes" w:date="2019-02-18T16:47:00Z">
        <w:r w:rsidR="00C01078">
          <w:t>to become dominant</w:t>
        </w:r>
      </w:ins>
      <w:r>
        <w:t>.</w:t>
      </w:r>
    </w:p>
    <w:p w14:paraId="03A5442B" w14:textId="7CC81512" w:rsidR="00534DD7" w:rsidRDefault="002509EB">
      <w:pPr>
        <w:pStyle w:val="BodyText"/>
      </w:pPr>
      <w:r>
        <w:t xml:space="preserve">In the extensive literature on potential mechanisms that could prevent competitive exclusion there are two relatively new ideas that </w:t>
      </w:r>
      <w:commentRangeStart w:id="51"/>
      <w:del w:id="52" w:author="Egbert van Nes" w:date="2019-02-18T16:48:00Z">
        <w:r w:rsidDel="00C01078">
          <w:delText>radically differ</w:delText>
        </w:r>
      </w:del>
      <w:commentRangeEnd w:id="51"/>
      <w:r w:rsidR="00C01078">
        <w:rPr>
          <w:rStyle w:val="CommentReference"/>
        </w:rPr>
        <w:commentReference w:id="51"/>
      </w:r>
      <w:del w:id="53" w:author="Egbert van Nes" w:date="2019-02-18T16:48:00Z">
        <w:r w:rsidDel="00C01078">
          <w:delText xml:space="preserve"> from the rest and </w:delText>
        </w:r>
      </w:del>
      <w:r>
        <w:t>have created some controversy: neutrality and chaos. The neutral theory of biodiversity introduced by Hubbell (</w:t>
      </w:r>
      <w:del w:id="54" w:author="Egbert van Nes" w:date="2019-02-18T16:48:00Z">
        <w:r w:rsidDel="00C01078">
          <w:delText>(</w:delText>
        </w:r>
      </w:del>
      <w:r>
        <w:t>2001</w:t>
      </w:r>
      <w:del w:id="55" w:author="Egbert van Nes" w:date="2019-02-18T16:48:00Z">
        <w:r w:rsidDel="00C01078">
          <w:delText>)</w:delText>
        </w:r>
      </w:del>
      <w:r>
        <w:t xml:space="preserve">) proposes that species that are entirely equivalent can coexist </w:t>
      </w:r>
      <w:del w:id="56" w:author="Egbert van Nes" w:date="2019-02-18T16:51:00Z">
        <w:r w:rsidDel="00A075D9">
          <w:delText xml:space="preserve">in a neutral way </w:delText>
        </w:r>
      </w:del>
      <w:r>
        <w:t xml:space="preserve">because none is able to outcompete the other. The concept of </w:t>
      </w:r>
      <w:del w:id="57" w:author="Egbert van Nes" w:date="2019-02-18T16:51:00Z">
        <w:r w:rsidDel="00A075D9">
          <w:delText xml:space="preserve">completely </w:delText>
        </w:r>
      </w:del>
      <w:r>
        <w:t xml:space="preserve">equivalent species has met skepticism as it is incompatible with the idea that all species are different. However, it turns out that also </w:t>
      </w:r>
      <w:r>
        <w:rPr>
          <w:i/>
        </w:rPr>
        <w:t>"near-neutral</w:t>
      </w:r>
      <w:del w:id="58" w:author="Egbert van Nes" w:date="2019-02-18T16:52:00Z">
        <w:r w:rsidDel="00A075D9">
          <w:rPr>
            <w:i/>
          </w:rPr>
          <w:delText>ity</w:delText>
        </w:r>
      </w:del>
      <w:r>
        <w:rPr>
          <w:i/>
        </w:rPr>
        <w:t>"</w:t>
      </w:r>
      <w:r>
        <w:t xml:space="preserve"> </w:t>
      </w:r>
      <w:ins w:id="59" w:author="Egbert van Nes" w:date="2019-02-18T16:52:00Z">
        <w:r w:rsidR="00A075D9">
          <w:t xml:space="preserve">competitors can coexist </w:t>
        </w:r>
      </w:ins>
      <w:del w:id="60" w:author="Egbert van Nes" w:date="2019-02-18T16:52:00Z">
        <w:r w:rsidDel="00A075D9">
          <w:delText xml:space="preserve">arises robustly </w:delText>
        </w:r>
      </w:del>
      <w:r>
        <w:t>in models of competition and evolution</w:t>
      </w:r>
      <w:del w:id="61" w:author="Egbert van Nes" w:date="2019-02-18T16:52:00Z">
        <w:r w:rsidDel="00A075D9">
          <w:delText xml:space="preserve"> and may boost the chances for coexistence</w:delText>
        </w:r>
      </w:del>
      <w:r>
        <w:t xml:space="preserve"> </w:t>
      </w:r>
      <w:commentRangeStart w:id="62"/>
      <w:r>
        <w:t>(Scheffer and Nes 2006; Scheffer, Nes, and Vergnon 2018;</w:t>
      </w:r>
      <w:del w:id="63" w:author="Egbert van Nes" w:date="2019-02-18T16:50:00Z">
        <w:r w:rsidDel="00A075D9">
          <w:delText xml:space="preserve"> Fort, Scheffer, and Nes 2009; Fort, Scheffer, and Van Nes 2010</w:delText>
        </w:r>
      </w:del>
      <w:r>
        <w:t>)</w:t>
      </w:r>
      <w:commentRangeEnd w:id="62"/>
      <w:r w:rsidR="00A075D9">
        <w:rPr>
          <w:rStyle w:val="CommentReference"/>
        </w:rPr>
        <w:commentReference w:id="62"/>
      </w:r>
      <w:r>
        <w:t>. Support for such near-neutrality has been found in a wide range of communities (</w:t>
      </w:r>
      <w:commentRangeStart w:id="64"/>
      <w:del w:id="65" w:author="Egbert van Nes" w:date="2019-02-18T16:50:00Z">
        <w:r w:rsidDel="00A075D9">
          <w:delText xml:space="preserve">Scheffer and Nes 2006; </w:delText>
        </w:r>
      </w:del>
      <w:r>
        <w:t xml:space="preserve">Vergnon et al. 2013; </w:t>
      </w:r>
      <w:del w:id="66" w:author="Egbert van Nes" w:date="2019-02-18T16:50:00Z">
        <w:r w:rsidDel="00A075D9">
          <w:delText xml:space="preserve">Scheffer et al. 2015; </w:delText>
        </w:r>
      </w:del>
      <w:r>
        <w:t>Segura et al. 2013</w:t>
      </w:r>
      <w:del w:id="67" w:author="Egbert van Nes" w:date="2019-02-18T16:50:00Z">
        <w:r w:rsidDel="00A075D9">
          <w:delText>; Vergnon, Nes, and Scheffer 2012</w:delText>
        </w:r>
        <w:commentRangeEnd w:id="64"/>
        <w:r w:rsidR="00A075D9" w:rsidDel="00A075D9">
          <w:rPr>
            <w:rStyle w:val="CommentReference"/>
          </w:rPr>
          <w:commentReference w:id="64"/>
        </w:r>
      </w:del>
      <w:r>
        <w:t xml:space="preserve">). The second </w:t>
      </w:r>
      <w:del w:id="68" w:author="Egbert van Nes" w:date="2019-02-18T17:03:00Z">
        <w:r w:rsidDel="00C748D7">
          <w:delText xml:space="preserve">relatively new and </w:delText>
        </w:r>
      </w:del>
      <w:r>
        <w:t xml:space="preserve">controversial mechanism that may prevent competitive exclusion is </w:t>
      </w:r>
      <w:r>
        <w:rPr>
          <w:i/>
        </w:rPr>
        <w:t>"super-saturated coexistence"</w:t>
      </w:r>
      <w:r>
        <w:t xml:space="preserve"> in communities that display chaotic dynamics (</w:t>
      </w:r>
      <w:proofErr w:type="spellStart"/>
      <w:r>
        <w:t>Huisman</w:t>
      </w:r>
      <w:proofErr w:type="spellEnd"/>
      <w:r>
        <w:t xml:space="preserve"> and Weissing 1999). This is in a sense analogous to the prevention of competitive exclusion in fluctuating environments, except that deterministic chaos </w:t>
      </w:r>
      <w:del w:id="69" w:author="Egbert van Nes" w:date="2019-02-18T17:07:00Z">
        <w:r w:rsidDel="00810C38">
          <w:delText>may arise in autonomous non-linear systems without any external fluctuation</w:delText>
        </w:r>
      </w:del>
      <w:ins w:id="70" w:author="Egbert van Nes" w:date="2019-02-18T17:07:00Z">
        <w:r w:rsidR="00810C38">
          <w:t>is internally driven</w:t>
        </w:r>
      </w:ins>
      <w:r>
        <w:t xml:space="preserve">. Although there </w:t>
      </w:r>
      <w:commentRangeStart w:id="71"/>
      <w:r>
        <w:t xml:space="preserve">has been much debate </w:t>
      </w:r>
      <w:commentRangeEnd w:id="71"/>
      <w:r w:rsidR="00E916C6">
        <w:rPr>
          <w:rStyle w:val="CommentReference"/>
        </w:rPr>
        <w:commentReference w:id="71"/>
      </w:r>
      <w:r>
        <w:t xml:space="preserve">about the question whether </w:t>
      </w:r>
      <w:del w:id="72" w:author="Egbert van Nes" w:date="2019-02-18T17:08:00Z">
        <w:r w:rsidDel="00810C38">
          <w:delText>such internally driven complex</w:delText>
        </w:r>
      </w:del>
      <w:ins w:id="73" w:author="Egbert van Nes" w:date="2019-02-18T17:08:00Z">
        <w:r w:rsidR="00810C38">
          <w:t>chaotic</w:t>
        </w:r>
      </w:ins>
      <w:r>
        <w:t xml:space="preserve"> dynamics plays an important role in ecosystems, several studies support the idea that chaos can be an essential ingredient of natural dynamics (</w:t>
      </w:r>
      <w:commentRangeStart w:id="74"/>
      <w:r>
        <w:t xml:space="preserve">Armstrong and </w:t>
      </w:r>
      <w:proofErr w:type="spellStart"/>
      <w:r>
        <w:t>McGehee</w:t>
      </w:r>
      <w:proofErr w:type="spellEnd"/>
      <w:r>
        <w:t xml:space="preserve"> 1980</w:t>
      </w:r>
      <w:commentRangeEnd w:id="74"/>
      <w:r w:rsidR="00810C38">
        <w:rPr>
          <w:rStyle w:val="CommentReference"/>
        </w:rPr>
        <w:commentReference w:id="74"/>
      </w:r>
      <w:r>
        <w:t xml:space="preserve">; </w:t>
      </w:r>
      <w:proofErr w:type="spellStart"/>
      <w:r>
        <w:t>Huisman</w:t>
      </w:r>
      <w:proofErr w:type="spellEnd"/>
      <w:r>
        <w:t xml:space="preserve"> and Weissing 1999; </w:t>
      </w:r>
      <w:proofErr w:type="spellStart"/>
      <w:r>
        <w:t>Benincà</w:t>
      </w:r>
      <w:proofErr w:type="spellEnd"/>
      <w:r>
        <w:t xml:space="preserve"> et al. 2008;</w:t>
      </w:r>
      <w:commentRangeStart w:id="75"/>
      <w:del w:id="76" w:author="Egbert van Nes" w:date="2019-02-18T16:58:00Z">
        <w:r w:rsidDel="00C748D7">
          <w:delText xml:space="preserve"> Dakos et al. 2009</w:delText>
        </w:r>
      </w:del>
      <w:commentRangeEnd w:id="75"/>
      <w:r w:rsidR="00C748D7">
        <w:rPr>
          <w:rStyle w:val="CommentReference"/>
        </w:rPr>
        <w:commentReference w:id="75"/>
      </w:r>
      <w:r>
        <w:t>).</w:t>
      </w:r>
    </w:p>
    <w:p w14:paraId="7634D6D9" w14:textId="37F52DC3" w:rsidR="00534DD7" w:rsidRDefault="002509EB">
      <w:pPr>
        <w:pStyle w:val="BodyText"/>
      </w:pPr>
      <w:r>
        <w:t xml:space="preserve">Intuitively, it seems not likely that chaos and neutrality can be related, as fully neutral ecosystems can’t be chaotic. </w:t>
      </w:r>
      <w:del w:id="77" w:author="Egbert van Nes" w:date="2019-02-18T17:04:00Z">
        <w:r w:rsidDel="00A01D7D">
          <w:delText xml:space="preserve">But </w:delText>
        </w:r>
      </w:del>
      <w:ins w:id="78" w:author="Egbert van Nes" w:date="2019-02-18T17:04:00Z">
        <w:r w:rsidR="00A01D7D">
          <w:t xml:space="preserve">However, </w:t>
        </w:r>
      </w:ins>
      <w:r>
        <w:t xml:space="preserve">natural ecosystems are never perfectly neutral, and predators may have a preference for different species. In the present work, we used a multi-species food-web model to explore the effect of near-neutrality </w:t>
      </w:r>
      <w:del w:id="79" w:author="Egbert van Nes" w:date="2019-02-18T17:10:00Z">
        <w:r w:rsidDel="00810C38">
          <w:delText>at the</w:delText>
        </w:r>
      </w:del>
      <w:ins w:id="80" w:author="Egbert van Nes" w:date="2019-02-18T17:10:00Z">
        <w:r w:rsidR="00810C38">
          <w:t>of</w:t>
        </w:r>
      </w:ins>
      <w:r>
        <w:t xml:space="preserve"> prey</w:t>
      </w:r>
      <w:ins w:id="81" w:author="Egbert van Nes" w:date="2019-02-18T17:10:00Z">
        <w:r w:rsidR="00810C38">
          <w:t>s</w:t>
        </w:r>
      </w:ins>
      <w:r>
        <w:t xml:space="preserve"> </w:t>
      </w:r>
      <w:del w:id="82" w:author="Egbert van Nes" w:date="2019-02-18T17:10:00Z">
        <w:r w:rsidDel="00810C38">
          <w:delText>level</w:delText>
        </w:r>
      </w:del>
      <w:r>
        <w:t xml:space="preserve"> on the probability of developing chaotic dynamics. We found a surprising </w:t>
      </w:r>
      <w:del w:id="83" w:author="Egbert van Nes" w:date="2019-02-18T17:10:00Z">
        <w:r w:rsidDel="00810C38">
          <w:delText xml:space="preserve">relationship </w:delText>
        </w:r>
      </w:del>
      <w:ins w:id="84" w:author="Egbert van Nes" w:date="2019-02-18T17:10:00Z">
        <w:r w:rsidR="00810C38">
          <w:t xml:space="preserve">link </w:t>
        </w:r>
      </w:ins>
      <w:r>
        <w:t xml:space="preserve">between both ideas: the closer to neutrality the competition is, the higher the chances of developing chaotic dynamics. Additionally, our results confirmed that there is a positive relation between cyclic or chaotic dynamics and the number of </w:t>
      </w:r>
      <w:proofErr w:type="spellStart"/>
      <w:r>
        <w:t>coexisiting</w:t>
      </w:r>
      <w:proofErr w:type="spellEnd"/>
      <w:r>
        <w:t xml:space="preserve"> species.</w:t>
      </w:r>
    </w:p>
    <w:p w14:paraId="642329A2" w14:textId="77777777" w:rsidR="00534DD7" w:rsidRDefault="002509EB">
      <w:pPr>
        <w:pStyle w:val="Heading1"/>
      </w:pPr>
      <w:bookmarkStart w:id="85" w:name="sec:Methods"/>
      <w:r>
        <w:lastRenderedPageBreak/>
        <w:t>Methods</w:t>
      </w:r>
      <w:bookmarkEnd w:id="85"/>
    </w:p>
    <w:p w14:paraId="34010DC9" w14:textId="77777777" w:rsidR="00534DD7" w:rsidRDefault="002509EB">
      <w:pPr>
        <w:pStyle w:val="Heading2"/>
      </w:pPr>
      <w:bookmarkStart w:id="86" w:name="subsec:Model"/>
      <w:r>
        <w:t>Model description</w:t>
      </w:r>
      <w:bookmarkEnd w:id="86"/>
    </w:p>
    <w:p w14:paraId="277A9B02" w14:textId="725A0065" w:rsidR="00534DD7" w:rsidRDefault="002509EB">
      <w:pPr>
        <w:pStyle w:val="FirstParagraph"/>
      </w:pPr>
      <w:r>
        <w:t xml:space="preserve">We focused our attention on food webs with two trophic levels, </w:t>
      </w:r>
      <w:del w:id="87" w:author="Egbert van Nes" w:date="2019-02-18T17:11:00Z">
        <w:r w:rsidDel="00810C38">
          <w:delText xml:space="preserve">one of consumers and another of </w:delText>
        </w:r>
      </w:del>
      <w:ins w:id="88" w:author="Egbert van Nes" w:date="2019-02-18T17:11:00Z">
        <w:r w:rsidR="00810C38">
          <w:t xml:space="preserve">competing </w:t>
        </w:r>
      </w:ins>
      <w:r>
        <w:t>prey</w:t>
      </w:r>
      <w:ins w:id="89" w:author="Egbert van Nes" w:date="2019-02-18T17:11:00Z">
        <w:r w:rsidR="00810C38">
          <w:t xml:space="preserve"> and predators</w:t>
        </w:r>
      </w:ins>
      <w:r>
        <w:t xml:space="preserve">. </w:t>
      </w:r>
      <w:ins w:id="90" w:author="Egbert van Nes" w:date="2019-02-18T17:13:00Z">
        <w:r w:rsidR="00810C38">
          <w:t>T</w:t>
        </w:r>
      </w:ins>
      <w:ins w:id="91" w:author="Egbert van Nes" w:date="2019-02-18T17:14:00Z">
        <w:r w:rsidR="00810C38">
          <w:t xml:space="preserve">he predators (consumers) have a differentiated </w:t>
        </w:r>
        <w:r w:rsidR="00A234C9">
          <w:t>preference of different prey species.</w:t>
        </w:r>
      </w:ins>
      <w:del w:id="92" w:author="Egbert van Nes" w:date="2019-02-18T17:12:00Z">
        <w:r w:rsidDel="00810C38">
          <w:delText xml:space="preserve">The </w:delText>
        </w:r>
      </w:del>
      <w:del w:id="93" w:author="Egbert van Nes" w:date="2019-02-18T17:11:00Z">
        <w:r w:rsidDel="00810C38">
          <w:delText xml:space="preserve">consumers </w:delText>
        </w:r>
      </w:del>
      <w:del w:id="94" w:author="Egbert van Nes" w:date="2019-02-18T17:12:00Z">
        <w:r w:rsidDel="00810C38">
          <w:delText>predate on the prey, and the prey populations are subject to implicit competition.</w:delText>
        </w:r>
      </w:del>
    </w:p>
    <w:p w14:paraId="25995E0A" w14:textId="5A99104E" w:rsidR="00534DD7" w:rsidRDefault="002509EB">
      <w:pPr>
        <w:pStyle w:val="BodyText"/>
      </w:pPr>
      <w:r>
        <w:t xml:space="preserve">The dynamics were modelled using the </w:t>
      </w:r>
      <w:proofErr w:type="spellStart"/>
      <w:r>
        <w:t>Rosenzweig</w:t>
      </w:r>
      <w:proofErr w:type="spellEnd"/>
      <w:r>
        <w:t>-MacArthur predator-prey model (</w:t>
      </w:r>
      <w:proofErr w:type="spellStart"/>
      <w:r>
        <w:t>Rosenzweig</w:t>
      </w:r>
      <w:proofErr w:type="spellEnd"/>
      <w:r>
        <w:t xml:space="preserve"> and MacArthur 1963), generalized to a higher number of species (</w:t>
      </w:r>
      <w:del w:id="95" w:author="Egbert van Nes" w:date="2019-02-18T17:15:00Z">
        <w:r w:rsidDel="00A234C9">
          <w:delText xml:space="preserve">see </w:delText>
        </w:r>
      </w:del>
      <w:ins w:id="96" w:author="Egbert van Nes" w:date="2019-02-18T17:15:00Z">
        <w:r w:rsidR="00A234C9">
          <w:t xml:space="preserve">Van </w:t>
        </w:r>
      </w:ins>
      <w:r>
        <w:t xml:space="preserve">Nes and Scheffer (2004)). Our model contains </w:t>
      </w:r>
      <m:oMath>
        <m:sSub>
          <m:sSubPr>
            <m:ctrlPr>
              <w:rPr>
                <w:rFonts w:ascii="Cambria Math" w:hAnsi="Cambria Math"/>
              </w:rPr>
            </m:ctrlPr>
          </m:sSubPr>
          <m:e>
            <m:r>
              <w:rPr>
                <w:rFonts w:ascii="Cambria Math" w:hAnsi="Cambria Math"/>
              </w:rPr>
              <m:t>n</m:t>
            </m:r>
          </m:e>
          <m:sub>
            <m:r>
              <w:rPr>
                <w:rFonts w:ascii="Cambria Math" w:hAnsi="Cambria Math"/>
              </w:rPr>
              <m:t>P</m:t>
            </m:r>
          </m:sub>
        </m:sSub>
      </m:oMath>
      <w:r>
        <w:t xml:space="preserve"> prey species and </w:t>
      </w:r>
      <m:oMath>
        <m:sSub>
          <m:sSubPr>
            <m:ctrlPr>
              <w:rPr>
                <w:rFonts w:ascii="Cambria Math" w:hAnsi="Cambria Math"/>
              </w:rPr>
            </m:ctrlPr>
          </m:sSubPr>
          <m:e>
            <m:r>
              <w:rPr>
                <w:rFonts w:ascii="Cambria Math" w:hAnsi="Cambria Math"/>
              </w:rPr>
              <m:t>n</m:t>
            </m:r>
          </m:e>
          <m:sub>
            <m:r>
              <w:rPr>
                <w:rFonts w:ascii="Cambria Math" w:hAnsi="Cambria Math"/>
              </w:rPr>
              <m:t>C</m:t>
            </m:r>
          </m:sub>
        </m:sSub>
      </m:oMath>
      <w:r>
        <w:t xml:space="preserve"> predator species. The prey’s populations are under the influence of both intra and interspecific competition, whose intensities are </w:t>
      </w:r>
      <w:del w:id="97" w:author="Egbert van Nes" w:date="2019-02-18T17:17:00Z">
        <w:r w:rsidDel="00A234C9">
          <w:delText xml:space="preserve">coded </w:delText>
        </w:r>
      </w:del>
      <w:ins w:id="98" w:author="Egbert van Nes" w:date="2019-02-18T17:17:00Z">
        <w:r w:rsidR="00A234C9">
          <w:t xml:space="preserve">defined </w:t>
        </w:r>
      </w:ins>
      <w:del w:id="99" w:author="Egbert van Nes" w:date="2019-02-18T17:19:00Z">
        <w:r w:rsidDel="00A234C9">
          <w:delText xml:space="preserve">in </w:delText>
        </w:r>
      </w:del>
      <w:ins w:id="100" w:author="Egbert van Nes" w:date="2019-02-18T17:19:00Z">
        <w:r w:rsidR="00A234C9">
          <w:t xml:space="preserve">by </w:t>
        </w:r>
      </w:ins>
      <w:r>
        <w:t xml:space="preserve">the competition matrix </w:t>
      </w:r>
      <m:oMath>
        <m:r>
          <w:rPr>
            <w:rFonts w:ascii="Cambria Math" w:hAnsi="Cambria Math"/>
          </w:rPr>
          <m:t>A</m:t>
        </m:r>
      </m:oMath>
      <w:r>
        <w:t xml:space="preserve">. The relative preference that predators </w:t>
      </w:r>
      <w:del w:id="101" w:author="Egbert van Nes" w:date="2019-02-18T17:17:00Z">
        <w:r w:rsidDel="00A234C9">
          <w:delText xml:space="preserve">show </w:delText>
        </w:r>
      </w:del>
      <w:ins w:id="102" w:author="Egbert van Nes" w:date="2019-02-18T17:17:00Z">
        <w:r w:rsidR="00A234C9">
          <w:t>have for</w:t>
        </w:r>
      </w:ins>
      <w:del w:id="103" w:author="Egbert van Nes" w:date="2019-02-18T17:17:00Z">
        <w:r w:rsidDel="00A234C9">
          <w:delText>to</w:delText>
        </w:r>
      </w:del>
      <w:r>
        <w:t xml:space="preserve"> each prey is </w:t>
      </w:r>
      <w:del w:id="104" w:author="Egbert van Nes" w:date="2019-02-18T17:17:00Z">
        <w:r w:rsidDel="00A234C9">
          <w:delText xml:space="preserve">coded </w:delText>
        </w:r>
      </w:del>
      <w:ins w:id="105" w:author="Egbert van Nes" w:date="2019-02-18T17:17:00Z">
        <w:r w:rsidR="00A234C9">
          <w:t xml:space="preserve">defined </w:t>
        </w:r>
      </w:ins>
      <w:del w:id="106" w:author="Egbert van Nes" w:date="2019-02-18T17:19:00Z">
        <w:r w:rsidDel="00A234C9">
          <w:delText xml:space="preserve">in </w:delText>
        </w:r>
      </w:del>
      <w:ins w:id="107" w:author="Egbert van Nes" w:date="2019-02-18T17:19:00Z">
        <w:r w:rsidR="00A234C9">
          <w:t xml:space="preserve">by </w:t>
        </w:r>
      </w:ins>
      <w:r>
        <w:t xml:space="preserve">the predation matrix </w:t>
      </w:r>
      <m:oMath>
        <m:r>
          <w:rPr>
            <w:rFonts w:ascii="Cambria Math" w:hAnsi="Cambria Math"/>
          </w:rPr>
          <m:t>S</m:t>
        </m:r>
      </m:oMath>
      <w:r>
        <w:t xml:space="preserve">. </w:t>
      </w:r>
      <w:del w:id="108" w:author="Egbert van Nes" w:date="2019-02-18T17:17:00Z">
        <w:r w:rsidDel="00A234C9">
          <w:delText>In the absence of prey, the predators’ populations jus</w:delText>
        </w:r>
        <w:commentRangeStart w:id="109"/>
        <w:r w:rsidDel="00A234C9">
          <w:delText>t decay exponentially</w:delText>
        </w:r>
      </w:del>
      <w:commentRangeEnd w:id="109"/>
      <w:r w:rsidR="00A234C9">
        <w:rPr>
          <w:rStyle w:val="CommentReference"/>
        </w:rPr>
        <w:commentReference w:id="109"/>
      </w:r>
      <w:del w:id="110" w:author="Egbert van Nes" w:date="2019-02-18T17:17:00Z">
        <w:r w:rsidDel="00A234C9">
          <w:delText xml:space="preserve">. </w:delText>
        </w:r>
      </w:del>
      <w:r>
        <w:t xml:space="preserve">Prey immigration from neighboring areas has been added to the classical model in order to avoid unrealistic dynamics, such as </w:t>
      </w:r>
      <w:proofErr w:type="spellStart"/>
      <w:r>
        <w:t>heteroclinic</w:t>
      </w:r>
      <w:proofErr w:type="spellEnd"/>
      <w:r>
        <w:t xml:space="preserve"> orbits giving rise to long-stretched cycles with near extinctions (</w:t>
      </w:r>
      <w:ins w:id="111" w:author="Egbert van Nes" w:date="2019-02-18T17:19:00Z">
        <w:r w:rsidR="00A234C9">
          <w:t xml:space="preserve">Van </w:t>
        </w:r>
      </w:ins>
      <w:r>
        <w:t>Nes and Scheffer 2004). In mathematical notation, the system reads:</w:t>
      </w:r>
    </w:p>
    <w:p w14:paraId="07B975F6" w14:textId="77777777" w:rsidR="00534DD7" w:rsidRDefault="00040FC9">
      <w:pPr>
        <w:pStyle w:val="BodyText"/>
      </w:pPr>
      <m:oMathPara>
        <m:oMathParaPr>
          <m:jc m:val="center"/>
        </m:oMathParaPr>
        <m:oMath>
          <m:m>
            <m:mPr>
              <m:plcHide m:val="1"/>
              <m:mcs>
                <m:mc>
                  <m:mcPr>
                    <m:count m:val="1"/>
                    <m:mcJc m:val="right"/>
                  </m:mcPr>
                </m:mc>
              </m:mcs>
              <m:ctrlPr>
                <w:rPr>
                  <w:rFonts w:ascii="Cambria Math" w:hAnsi="Cambria Math"/>
                </w:rPr>
              </m:ctrlPr>
            </m:mPr>
            <m:mr>
              <m:e>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rPr>
                              </m:ctrlPr>
                            </m:naryPr>
                            <m:sub>
                              <m:r>
                                <w:rPr>
                                  <w:rFonts w:ascii="Cambria Math" w:hAnsi="Cambria Math"/>
                                </w:rPr>
                                <m:t>j=1</m:t>
                              </m:r>
                            </m:sub>
                            <m:sup>
                              <m:sSub>
                                <m:sSubPr>
                                  <m:ctrlPr>
                                    <w:rPr>
                                      <w:rFonts w:ascii="Cambria Math" w:hAnsi="Cambria Math"/>
                                    </w:rPr>
                                  </m:ctrlPr>
                                </m:sSubPr>
                                <m:e>
                                  <m:r>
                                    <w:rPr>
                                      <w:rFonts w:ascii="Cambria Math" w:hAnsi="Cambria Math"/>
                                    </w:rPr>
                                    <m:t>n</m:t>
                                  </m:r>
                                </m:e>
                                <m:sub>
                                  <m:r>
                                    <w:rPr>
                                      <w:rFonts w:ascii="Cambria Math" w:hAnsi="Cambria Math"/>
                                    </w:rPr>
                                    <m:t>C</m:t>
                                  </m:r>
                                </m:sub>
                              </m:sSub>
                            </m:sup>
                            <m:e>
                              <m:sSub>
                                <m:sSubPr>
                                  <m:ctrlPr>
                                    <w:rPr>
                                      <w:rFonts w:ascii="Cambria Math" w:hAnsi="Cambria Math"/>
                                    </w:rPr>
                                  </m:ctrlPr>
                                </m:sSubPr>
                                <m:e>
                                  <m:r>
                                    <w:rPr>
                                      <w:rFonts w:ascii="Cambria Math" w:hAnsi="Cambria Math"/>
                                    </w:rPr>
                                    <m:t>g</m:t>
                                  </m:r>
                                </m:e>
                                <m:sub>
                                  <m:r>
                                    <w:rPr>
                                      <w:rFonts w:ascii="Cambria Math" w:hAnsi="Cambria Math"/>
                                    </w:rPr>
                                    <m:t>j</m:t>
                                  </m:r>
                                </m:sub>
                              </m:sSub>
                            </m:e>
                          </m:nary>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ji</m:t>
                              </m:r>
                            </m:sub>
                          </m:sSub>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+f</m:t>
                          </m:r>
                        </m:e>
                        <m:e>
                          <m:r>
                            <w:rPr>
                              <w:rFonts w:ascii="Cambria Math" w:hAnsi="Cambria Math"/>
                            </w:rPr>
                            <m:t>:i=1..</m:t>
                          </m:r>
                          <m:sSub>
                            <m:sSubPr>
                              <m:ctrlPr>
                                <w:rPr>
                                  <w:rFonts w:ascii="Cambria Math" w:hAnsi="Cambria Math"/>
                                </w:rPr>
                              </m:ctrlPr>
                            </m:sSubPr>
                            <m:e>
                              <m:r>
                                <w:rPr>
                                  <w:rFonts w:ascii="Cambria Math" w:hAnsi="Cambria Math"/>
                                </w:rPr>
                                <m:t>n</m:t>
                              </m:r>
                            </m:e>
                            <m:sub>
                              <m:r>
                                <w:rPr>
                                  <w:rFonts w:ascii="Cambria Math" w:hAnsi="Cambria Math"/>
                                </w:rPr>
                                <m:t>P</m:t>
                              </m:r>
                            </m:sub>
                          </m:sSub>
                        </m:e>
                      </m:mr>
                      <m:mr>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j</m:t>
                                  </m:r>
                                </m:sub>
                              </m:sSub>
                            </m:num>
                            <m:den>
                              <m:r>
                                <w:rPr>
                                  <w:rFonts w:ascii="Cambria Math" w:hAnsi="Cambria Math"/>
                                </w:rPr>
                                <m:t>dt</m:t>
                              </m:r>
                            </m:den>
                          </m:f>
                          <m:r>
                            <w:rPr>
                              <w:rFonts w:ascii="Cambria Math" w:hAnsi="Cambria Math"/>
                            </w:rPr>
                            <m:t>=-l</m:t>
                          </m:r>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+e</m:t>
                          </m:r>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P</m:t>
                                  </m:r>
                                </m:sub>
                              </m:sSub>
                            </m:sup>
                            <m:e>
                              <m:sSub>
                                <m:sSubPr>
                                  <m:ctrlPr>
                                    <w:rPr>
                                      <w:rFonts w:ascii="Cambria Math" w:hAnsi="Cambria Math"/>
                                    </w:rPr>
                                  </m:ctrlPr>
                                </m:sSubPr>
                                <m:e>
                                  <m:r>
                                    <w:rPr>
                                      <w:rFonts w:ascii="Cambria Math" w:hAnsi="Cambria Math"/>
                                    </w:rPr>
                                    <m:t>g</m:t>
                                  </m:r>
                                </m:e>
                                <m:sub>
                                  <m:r>
                                    <w:rPr>
                                      <w:rFonts w:ascii="Cambria Math" w:hAnsi="Cambria Math"/>
                                    </w:rPr>
                                    <m:t>j</m:t>
                                  </m:r>
                                </m:sub>
                              </m:sSub>
                            </m:e>
                          </m:nary>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ji</m:t>
                              </m:r>
                            </m:sub>
                          </m:sSub>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:j=1..</m:t>
                          </m:r>
                          <m:sSub>
                            <m:sSubPr>
                              <m:ctrlPr>
                                <w:rPr>
                                  <w:rFonts w:ascii="Cambria Math" w:hAnsi="Cambria Math"/>
                                </w:rPr>
                              </m:ctrlPr>
                            </m:sSubPr>
                            <m:e>
                              <m:r>
                                <w:rPr>
                                  <w:rFonts w:ascii="Cambria Math" w:hAnsi="Cambria Math"/>
                                </w:rPr>
                                <m:t>n</m:t>
                              </m:r>
                            </m:e>
                            <m:sub>
                              <m:r>
                                <w:rPr>
                                  <w:rFonts w:ascii="Cambria Math" w:hAnsi="Cambria Math"/>
                                </w:rPr>
                                <m:t>C</m:t>
                              </m:r>
                            </m:sub>
                          </m:sSub>
                        </m:e>
                      </m:mr>
                    </m:m>
                  </m:e>
                </m:d>
              </m:e>
            </m:mr>
          </m:m>
        </m:oMath>
      </m:oMathPara>
    </w:p>
    <w:p w14:paraId="70EF070D" w14:textId="77777777" w:rsidR="00534DD7" w:rsidRDefault="002509EB">
      <w:pPr>
        <w:pStyle w:val="FirstParagrap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(t)</m:t>
        </m:r>
      </m:oMath>
      <w:r>
        <w:t xml:space="preserve"> represents the biomass of prey species </w:t>
      </w:r>
      <m:oMath>
        <m:r>
          <w:rPr>
            <w:rFonts w:ascii="Cambria Math" w:hAnsi="Cambria Math"/>
          </w:rPr>
          <m:t>i</m:t>
        </m:r>
      </m:oMath>
      <w:r>
        <w:t xml:space="preserve"> at time </w:t>
      </w:r>
      <m:oMath>
        <m:r>
          <w:rPr>
            <w:rFonts w:ascii="Cambria Math" w:hAnsi="Cambria Math"/>
          </w:rPr>
          <m:t>t</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(t)</m:t>
        </m:r>
      </m:oMath>
      <w:r>
        <w:t xml:space="preserve"> the biomass of predator species </w:t>
      </w:r>
      <m:oMath>
        <m:r>
          <w:rPr>
            <w:rFonts w:ascii="Cambria Math" w:hAnsi="Cambria Math"/>
          </w:rPr>
          <m:t>j</m:t>
        </m:r>
      </m:oMath>
      <w:r>
        <w:t xml:space="preserve"> at time </w:t>
      </w:r>
      <m:oMath>
        <m:r>
          <w:rPr>
            <w:rFonts w:ascii="Cambria Math" w:hAnsi="Cambria Math"/>
          </w:rPr>
          <m:t>t</m:t>
        </m:r>
      </m:oMath>
      <w:r>
        <w:t xml:space="preserve">. The symbol </w:t>
      </w:r>
      <m:oMath>
        <m:r>
          <w:rPr>
            <w:rFonts w:ascii="Cambria Math" w:hAnsi="Cambria Math"/>
          </w:rPr>
          <m:t>P</m:t>
        </m:r>
      </m:oMath>
      <w:r>
        <w:t xml:space="preserve"> is used as a shorthand for the vector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P</m:t>
                </m:r>
              </m:sub>
            </m:sSub>
          </m:sub>
        </m:sSub>
        <m:r>
          <w:rPr>
            <w:rFonts w:ascii="Cambria Math" w:hAnsi="Cambria Math"/>
          </w:rPr>
          <m:t>(t))</m:t>
        </m:r>
      </m:oMath>
      <w:r>
        <w:t xml:space="preserve">. The auxiliary functions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(P)</m:t>
        </m:r>
      </m:oMath>
      <w:r>
        <w:t xml:space="preserve"> and </w:t>
      </w:r>
      <m:oMath>
        <m:sSub>
          <m:sSubPr>
            <m:ctrlPr>
              <w:rPr>
                <w:rFonts w:ascii="Cambria Math" w:hAnsi="Cambria Math"/>
              </w:rPr>
            </m:ctrlPr>
          </m:sSubPr>
          <m:e>
            <m:r>
              <w:rPr>
                <w:rFonts w:ascii="Cambria Math" w:hAnsi="Cambria Math"/>
              </w:rPr>
              <m:t>g</m:t>
            </m:r>
          </m:e>
          <m:sub>
            <m:r>
              <w:rPr>
                <w:rFonts w:ascii="Cambria Math" w:hAnsi="Cambria Math"/>
              </w:rPr>
              <m:t>j</m:t>
            </m:r>
          </m:sub>
        </m:sSub>
        <m:r>
          <w:rPr>
            <w:rFonts w:ascii="Cambria Math" w:hAnsi="Cambria Math"/>
          </w:rPr>
          <m:t>(P)</m:t>
        </m:r>
      </m:oMath>
      <w:r>
        <w:t xml:space="preserve"> (see equations </w:t>
      </w:r>
      <w:hyperlink w:anchor="eq:LogisticGenerator">
        <w:r>
          <w:rPr>
            <w:rStyle w:val="Hyperlink"/>
          </w:rPr>
          <w:t>[</w:t>
        </w:r>
        <w:proofErr w:type="spellStart"/>
        <w:r>
          <w:rPr>
            <w:rStyle w:val="Hyperlink"/>
          </w:rPr>
          <w:t>eq:LogisticGenerator</w:t>
        </w:r>
        <w:proofErr w:type="spellEnd"/>
        <w:r>
          <w:rPr>
            <w:rStyle w:val="Hyperlink"/>
          </w:rPr>
          <w:t>]</w:t>
        </w:r>
      </w:hyperlink>
      <w:r>
        <w:t xml:space="preserve"> and </w:t>
      </w:r>
      <w:hyperlink w:anchor="eq:HollingGenerator">
        <w:r>
          <w:rPr>
            <w:rStyle w:val="Hyperlink"/>
          </w:rPr>
          <w:t>[</w:t>
        </w:r>
        <w:proofErr w:type="spellStart"/>
        <w:r>
          <w:rPr>
            <w:rStyle w:val="Hyperlink"/>
          </w:rPr>
          <w:t>eq:HollingGenerator</w:t>
        </w:r>
        <w:proofErr w:type="spellEnd"/>
        <w:r>
          <w:rPr>
            <w:rStyle w:val="Hyperlink"/>
          </w:rPr>
          <w:t>]</w:t>
        </w:r>
      </w:hyperlink>
      <w:r>
        <w:t xml:space="preserve">) have been respectively chosen to generalize the logistic growth and the </w:t>
      </w:r>
      <w:proofErr w:type="spellStart"/>
      <w:r>
        <w:t>Holling</w:t>
      </w:r>
      <w:proofErr w:type="spellEnd"/>
      <w:r>
        <w:t xml:space="preserve"> type II saturation functional response (Edelstein-</w:t>
      </w:r>
      <w:proofErr w:type="spellStart"/>
      <w:r>
        <w:t>Keshet</w:t>
      </w:r>
      <w:proofErr w:type="spellEnd"/>
      <w:r>
        <w:t xml:space="preserve"> 2005) to a multispecies system when inserted into equation </w:t>
      </w:r>
      <w:hyperlink w:anchor="eq:SystemUnderStudy">
        <w:r>
          <w:rPr>
            <w:rStyle w:val="Hyperlink"/>
          </w:rPr>
          <w:t>[</w:t>
        </w:r>
        <w:proofErr w:type="spellStart"/>
        <w:r>
          <w:rPr>
            <w:rStyle w:val="Hyperlink"/>
          </w:rPr>
          <w:t>eq:SystemUnderStudy</w:t>
        </w:r>
        <w:proofErr w:type="spellEnd"/>
        <w:r>
          <w:rPr>
            <w:rStyle w:val="Hyperlink"/>
          </w:rPr>
          <w:t>]</w:t>
        </w:r>
      </w:hyperlink>
      <w:r>
        <w:t>.</w:t>
      </w:r>
    </w:p>
    <w:p w14:paraId="1CEE6FC4" w14:textId="77777777" w:rsidR="00534DD7" w:rsidRDefault="00040FC9">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(P)=r</m:t>
          </m:r>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P</m:t>
                      </m:r>
                    </m:sub>
                  </m:sSub>
                </m:sup>
                <m:e>
                  <m:sSub>
                    <m:sSubPr>
                      <m:ctrlPr>
                        <w:rPr>
                          <w:rFonts w:ascii="Cambria Math" w:hAnsi="Cambria Math"/>
                        </w:rPr>
                      </m:ctrlPr>
                    </m:sSubPr>
                    <m:e>
                      <m:r>
                        <w:rPr>
                          <w:rFonts w:ascii="Cambria Math" w:hAnsi="Cambria Math"/>
                        </w:rPr>
                        <m:t>A</m:t>
                      </m:r>
                    </m:e>
                    <m:sub>
                      <m:r>
                        <w:rPr>
                          <w:rFonts w:ascii="Cambria Math" w:hAnsi="Cambria Math"/>
                        </w:rPr>
                        <m:t>ik</m:t>
                      </m:r>
                    </m:sub>
                  </m:sSub>
                </m:e>
              </m:nary>
              <m:sSub>
                <m:sSubPr>
                  <m:ctrlPr>
                    <w:rPr>
                      <w:rFonts w:ascii="Cambria Math" w:hAnsi="Cambria Math"/>
                    </w:rPr>
                  </m:ctrlPr>
                </m:sSubPr>
                <m:e>
                  <m:r>
                    <w:rPr>
                      <w:rFonts w:ascii="Cambria Math" w:hAnsi="Cambria Math"/>
                    </w:rPr>
                    <m:t>P</m:t>
                  </m:r>
                </m:e>
                <m:sub>
                  <m:r>
                    <w:rPr>
                      <w:rFonts w:ascii="Cambria Math" w:hAnsi="Cambria Math"/>
                    </w:rPr>
                    <m:t>k</m:t>
                  </m:r>
                </m:sub>
              </m:sSub>
            </m:e>
          </m:d>
        </m:oMath>
      </m:oMathPara>
    </w:p>
    <w:p w14:paraId="0242775E" w14:textId="77777777" w:rsidR="00534DD7" w:rsidRDefault="00040FC9">
      <w:pPr>
        <w:pStyle w:val="FirstParagraph"/>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j</m:t>
              </m:r>
            </m:sub>
          </m:sSub>
          <m:r>
            <w:rPr>
              <w:rFonts w:ascii="Cambria Math" w:hAnsi="Cambria Math"/>
            </w:rPr>
            <m:t>(P)=</m:t>
          </m:r>
          <m:f>
            <m:fPr>
              <m:ctrlPr>
                <w:rPr>
                  <w:rFonts w:ascii="Cambria Math" w:hAnsi="Cambria Math"/>
                </w:rPr>
              </m:ctrlPr>
            </m:fPr>
            <m:num>
              <m:r>
                <w:rPr>
                  <w:rFonts w:ascii="Cambria Math" w:hAnsi="Cambria Math"/>
                </w:rPr>
                <m:t>g</m:t>
              </m:r>
            </m:num>
            <m:den>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P</m:t>
                      </m:r>
                    </m:sub>
                  </m:sSub>
                </m:sup>
                <m:e>
                  <m:sSub>
                    <m:sSubPr>
                      <m:ctrlPr>
                        <w:rPr>
                          <w:rFonts w:ascii="Cambria Math" w:hAnsi="Cambria Math"/>
                        </w:rPr>
                      </m:ctrlPr>
                    </m:sSubPr>
                    <m:e>
                      <m:r>
                        <w:rPr>
                          <w:rFonts w:ascii="Cambria Math" w:hAnsi="Cambria Math"/>
                        </w:rPr>
                        <m:t>S</m:t>
                      </m:r>
                    </m:e>
                    <m:sub>
                      <m:r>
                        <w:rPr>
                          <w:rFonts w:ascii="Cambria Math" w:hAnsi="Cambria Math"/>
                        </w:rPr>
                        <m:t>ji</m:t>
                      </m:r>
                    </m:sub>
                  </m:sSub>
                </m:e>
              </m:nary>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+H</m:t>
              </m:r>
            </m:den>
          </m:f>
        </m:oMath>
      </m:oMathPara>
    </w:p>
    <w:p w14:paraId="4AE9F75D" w14:textId="77777777" w:rsidR="00534DD7" w:rsidRDefault="002509EB">
      <w:pPr>
        <w:pStyle w:val="FirstParagraph"/>
      </w:pPr>
      <w:r>
        <w:t xml:space="preserve">For details about the parameters used, please refer to subsection </w:t>
      </w:r>
      <w:hyperlink w:anchor="subsec:Parameterization">
        <w:r>
          <w:rPr>
            <w:rStyle w:val="Hyperlink"/>
          </w:rPr>
          <w:t>2.2</w:t>
        </w:r>
      </w:hyperlink>
      <w:r>
        <w:t>.</w:t>
      </w:r>
    </w:p>
    <w:p w14:paraId="0CC376B1" w14:textId="77777777" w:rsidR="00534DD7" w:rsidRDefault="002509EB">
      <w:pPr>
        <w:pStyle w:val="Heading2"/>
      </w:pPr>
      <w:bookmarkStart w:id="112" w:name="subsec:Parameterization"/>
      <w:r>
        <w:lastRenderedPageBreak/>
        <w:t>Parameterization</w:t>
      </w:r>
      <w:bookmarkEnd w:id="112"/>
    </w:p>
    <w:p w14:paraId="41AD2EDB" w14:textId="3ED372B6" w:rsidR="00534DD7" w:rsidRDefault="002509EB">
      <w:pPr>
        <w:pStyle w:val="FirstParagraph"/>
      </w:pPr>
      <w:r>
        <w:t xml:space="preserve">We parameterized our model as a freshwater plankton system based on Dakos’ model (Dakos et al. 2009). </w:t>
      </w:r>
      <w:del w:id="113" w:author="Egbert van Nes" w:date="2019-02-18T17:31:00Z">
        <w:r w:rsidDel="00615CC9">
          <w:delText xml:space="preserve">Dakos’ model uses a Rosenzweig-McArthur multi-species model with two trophic levels, and parameterizes it to describe a zooplankton - phytoplankton system. </w:delText>
        </w:r>
      </w:del>
      <w:r>
        <w:t xml:space="preserve">Unlike Dakos, who uses seasonally changing parameters, our parameters were assumed to be independent of time (see table </w:t>
      </w:r>
      <w:hyperlink w:anchor="tab:Parameters">
        <w:r>
          <w:rPr>
            <w:rStyle w:val="Hyperlink"/>
          </w:rPr>
          <w:t>[</w:t>
        </w:r>
        <w:proofErr w:type="spellStart"/>
        <w:r>
          <w:rPr>
            <w:rStyle w:val="Hyperlink"/>
          </w:rPr>
          <w:t>tab:Parameters</w:t>
        </w:r>
        <w:proofErr w:type="spellEnd"/>
        <w:r>
          <w:rPr>
            <w:rStyle w:val="Hyperlink"/>
          </w:rPr>
          <w:t>]</w:t>
        </w:r>
      </w:hyperlink>
      <w:r>
        <w:t>).</w:t>
      </w:r>
    </w:p>
    <w:p w14:paraId="2BEB5722" w14:textId="77777777" w:rsidR="00534DD7" w:rsidRDefault="002509EB">
      <w:pPr>
        <w:pStyle w:val="Heading3"/>
      </w:pPr>
      <w:bookmarkStart w:id="114" w:name="subsubsec:CompetitionParameter"/>
      <w:r>
        <w:t>Competition and predation matrices</w:t>
      </w:r>
      <w:bookmarkEnd w:id="114"/>
    </w:p>
    <w:p w14:paraId="7E7A8971" w14:textId="16D2E716" w:rsidR="00534DD7" w:rsidRDefault="002509EB">
      <w:pPr>
        <w:pStyle w:val="FirstParagraph"/>
      </w:pPr>
      <w:r>
        <w:t xml:space="preserve">Our main purpose is to analyze the effect of different competition strengths on the long term dynamics exhibited. </w:t>
      </w:r>
      <w:del w:id="115" w:author="Egbert van Nes" w:date="2019-02-18T17:33:00Z">
        <w:r w:rsidDel="00615CC9">
          <w:delText>In order to simulate and quantify this heterogeneity</w:delText>
        </w:r>
      </w:del>
      <w:ins w:id="116" w:author="Egbert van Nes" w:date="2019-02-18T17:33:00Z">
        <w:r w:rsidR="00615CC9">
          <w:t>For this</w:t>
        </w:r>
      </w:ins>
      <w:r>
        <w:t xml:space="preserve">, we introduce the competition parameter </w:t>
      </w:r>
      <m:oMath>
        <m:r>
          <w:rPr>
            <w:rFonts w:ascii="Cambria Math" w:hAnsi="Cambria Math"/>
          </w:rPr>
          <m:t>ϵ</m:t>
        </m:r>
      </m:oMath>
      <w:del w:id="117" w:author="Egbert van Nes" w:date="2019-02-18T17:34:00Z">
        <w:r w:rsidDel="00615CC9">
          <w:delText>. This dimensionless parameter was used</w:delText>
        </w:r>
      </w:del>
      <w:r>
        <w:t xml:space="preserve"> to build a competition matrix </w:t>
      </w:r>
      <m:oMath>
        <m:r>
          <w:rPr>
            <w:rFonts w:ascii="Cambria Math" w:hAnsi="Cambria Math"/>
          </w:rPr>
          <m:t>A</m:t>
        </m:r>
      </m:oMath>
      <w:r>
        <w:t xml:space="preserve">, </w:t>
      </w:r>
      <w:del w:id="118" w:author="Egbert van Nes" w:date="2019-02-18T17:35:00Z">
        <w:r w:rsidDel="00615CC9">
          <w:delText xml:space="preserve">whose diagonal terms are identically </w:delText>
        </w:r>
        <m:oMath>
          <m:r>
            <w:rPr>
              <w:rFonts w:ascii="Cambria Math" w:hAnsi="Cambria Math"/>
            </w:rPr>
            <m:t>1</m:t>
          </m:r>
        </m:oMath>
        <w:r w:rsidDel="00615CC9">
          <w:delText xml:space="preserve">, and </w:delText>
        </w:r>
      </w:del>
      <w:r>
        <w:t xml:space="preserve">whose non-diagonal terms are drawn from a uniform </w:t>
      </w:r>
      <w:del w:id="119" w:author="Egbert van Nes" w:date="2019-02-18T17:36:00Z">
        <w:r w:rsidDel="00615CC9">
          <w:delText xml:space="preserve">probability </w:delText>
        </w:r>
      </w:del>
      <w:r>
        <w:t xml:space="preserve">distribution centered at </w:t>
      </w:r>
      <m:oMath>
        <m:r>
          <w:rPr>
            <w:rFonts w:ascii="Cambria Math" w:hAnsi="Cambria Math"/>
          </w:rPr>
          <m:t>1+ϵ</m:t>
        </m:r>
      </m:oMath>
      <w:r>
        <w:t xml:space="preserve"> and with a given width (here we chose </w:t>
      </w:r>
      <m:oMath>
        <m:r>
          <w:rPr>
            <w:rFonts w:ascii="Cambria Math" w:hAnsi="Cambria Math"/>
          </w:rPr>
          <m:t>w=0.05</m:t>
        </m:r>
      </m:oMath>
      <w:r>
        <w:t xml:space="preserve">). </w:t>
      </w:r>
      <w:ins w:id="120" w:author="Egbert van Nes" w:date="2019-02-18T17:35:00Z">
        <w:r w:rsidR="00615CC9">
          <w:t xml:space="preserve">The diagonal terms are by definition 1. </w:t>
        </w:r>
      </w:ins>
      <w:r>
        <w:t xml:space="preserve">Defined this way, the parameter </w:t>
      </w:r>
      <m:oMath>
        <m:r>
          <w:rPr>
            <w:rFonts w:ascii="Cambria Math" w:hAnsi="Cambria Math"/>
          </w:rPr>
          <m:t>ϵ</m:t>
        </m:r>
      </m:oMath>
      <w:r>
        <w:t xml:space="preserve"> allows us to </w:t>
      </w:r>
      <w:del w:id="121" w:author="Egbert van Nes" w:date="2019-02-18T17:37:00Z">
        <w:r w:rsidDel="00615CC9">
          <w:delText xml:space="preserve">travel </w:delText>
        </w:r>
      </w:del>
      <w:ins w:id="122" w:author="Egbert van Nes" w:date="2019-02-18T17:37:00Z">
        <w:r w:rsidR="00615CC9">
          <w:t xml:space="preserve">move </w:t>
        </w:r>
      </w:ins>
      <w:r>
        <w:t>continuously from strong intraspecific (</w:t>
      </w:r>
      <m:oMath>
        <m:r>
          <w:rPr>
            <w:rFonts w:ascii="Cambria Math" w:hAnsi="Cambria Math"/>
          </w:rPr>
          <m:t>ϵ&lt;0</m:t>
        </m:r>
      </m:oMath>
      <w:r>
        <w:t>) to strong interspecific competition (</w:t>
      </w:r>
      <m:oMath>
        <m:r>
          <w:rPr>
            <w:rFonts w:ascii="Cambria Math" w:hAnsi="Cambria Math"/>
          </w:rPr>
          <m:t>ϵ&gt;0</m:t>
        </m:r>
      </m:oMath>
      <w:r>
        <w:t xml:space="preserve">), meeting </w:t>
      </w:r>
      <w:ins w:id="123" w:author="Egbert van Nes" w:date="2019-02-18T17:37:00Z">
        <w:r w:rsidR="00615CC9">
          <w:t>near-</w:t>
        </w:r>
      </w:ins>
      <w:r>
        <w:t xml:space="preserve">neutral competition </w:t>
      </w:r>
      <w:del w:id="124" w:author="Egbert van Nes" w:date="2019-02-18T17:37:00Z">
        <w:r w:rsidDel="00615CC9">
          <w:delText xml:space="preserve">near </w:delText>
        </w:r>
      </w:del>
      <w:ins w:id="125" w:author="Egbert van Nes" w:date="2019-02-18T17:37:00Z">
        <w:r w:rsidR="00615CC9">
          <w:t xml:space="preserve">at </w:t>
        </w:r>
      </w:ins>
      <m:oMath>
        <m:r>
          <w:rPr>
            <w:rFonts w:ascii="Cambria Math" w:hAnsi="Cambria Math"/>
          </w:rPr>
          <m:t>ϵ=0</m:t>
        </m:r>
      </m:oMath>
      <w:r>
        <w:t xml:space="preserve">. </w:t>
      </w:r>
      <w:del w:id="126" w:author="Egbert van Nes" w:date="2019-02-18T17:38:00Z">
        <w:r w:rsidDel="00615CC9">
          <w:delText xml:space="preserve">Two ecosystems with the same competition parameter, despite not being identical, will exhibit the same competition type. </w:delText>
        </w:r>
      </w:del>
      <w:r>
        <w:t>For the rest of this paper, we will call</w:t>
      </w:r>
      <w:ins w:id="127" w:author="Egbert van Nes" w:date="2019-02-18T17:38:00Z">
        <w:r w:rsidR="00615CC9">
          <w:t xml:space="preserve"> ecosystems with </w:t>
        </w:r>
        <m:oMath>
          <m:r>
            <w:rPr>
              <w:rFonts w:ascii="Cambria Math" w:hAnsi="Cambria Math"/>
            </w:rPr>
            <m:t>ϵ=0</m:t>
          </m:r>
        </m:oMath>
        <w:r w:rsidR="00615CC9">
          <w:t>,</w:t>
        </w:r>
      </w:ins>
      <w:r>
        <w:t xml:space="preserve"> </w:t>
      </w:r>
      <w:r>
        <w:rPr>
          <w:i/>
        </w:rPr>
        <w:t>neutral-on-average</w:t>
      </w:r>
      <w:r>
        <w:t xml:space="preserve"> </w:t>
      </w:r>
      <w:del w:id="128" w:author="Egbert van Nes" w:date="2019-02-18T17:38:00Z">
        <w:r w:rsidDel="00615CC9">
          <w:delText xml:space="preserve">those ecosystems with </w:delText>
        </w:r>
        <m:oMath>
          <m:r>
            <w:rPr>
              <w:rFonts w:ascii="Cambria Math" w:hAnsi="Cambria Math"/>
            </w:rPr>
            <m:t>ϵ=0</m:t>
          </m:r>
        </m:oMath>
        <w:r w:rsidDel="00615CC9">
          <w:delText xml:space="preserve"> </w:delText>
        </w:r>
      </w:del>
      <w:r>
        <w:t xml:space="preserve">(see figure </w:t>
      </w:r>
      <w:hyperlink w:anchor="fig:CompetitionParameter">
        <w:r>
          <w:rPr>
            <w:rStyle w:val="Hyperlink"/>
          </w:rPr>
          <w:t>1</w:t>
        </w:r>
      </w:hyperlink>
      <w:r>
        <w:t>).</w:t>
      </w:r>
    </w:p>
    <w:p w14:paraId="3DF7A8F0" w14:textId="77777777" w:rsidR="00534DD7" w:rsidRDefault="002509EB">
      <w:pPr>
        <w:pStyle w:val="CaptionedFigure"/>
      </w:pPr>
      <w:bookmarkStart w:id="129" w:name="fig:CompetitionParameter"/>
      <w:r>
        <w:rPr>
          <w:noProof/>
          <w:lang w:val="en-GB" w:eastAsia="en-GB"/>
        </w:rPr>
        <w:drawing>
          <wp:inline distT="0" distB="0" distL="0" distR="0" wp14:anchorId="638FE5B7" wp14:editId="226C90CC">
            <wp:extent cx="5334000" cy="1642180"/>
            <wp:effectExtent l="0" t="0" r="0" b="0"/>
            <wp:docPr id="1" name="Picture" descr="The competition matrix on the left is a clear case of dominant intraspecific competition. The central one represents a case of neutral-on-average competition. The matrix in the right panel shows a case of dominant interspecific competition. The difference between them is the relative size of the non-diagonal elements respective of the diagonal ones. This property of the competition matrices is controlled by the competition parameter \epsilon."/>
            <wp:cNvGraphicFramePr/>
            <a:graphic xmlns:a="http://schemas.openxmlformats.org/drawingml/2006/main">
              <a:graphicData uri="http://schemas.openxmlformats.org/drawingml/2006/picture">
                <pic:pic xmlns:pic="http://schemas.openxmlformats.org/drawingml/2006/picture">
                  <pic:nvPicPr>
                    <pic:cNvPr id="0" name="Picture" descr="epsilon_all.png"/>
                    <pic:cNvPicPr>
                      <a:picLocks noChangeAspect="1" noChangeArrowheads="1"/>
                    </pic:cNvPicPr>
                  </pic:nvPicPr>
                  <pic:blipFill>
                    <a:blip r:embed="rId10"/>
                    <a:stretch>
                      <a:fillRect/>
                    </a:stretch>
                  </pic:blipFill>
                  <pic:spPr bwMode="auto">
                    <a:xfrm>
                      <a:off x="0" y="0"/>
                      <a:ext cx="5334000" cy="1642180"/>
                    </a:xfrm>
                    <a:prstGeom prst="rect">
                      <a:avLst/>
                    </a:prstGeom>
                    <a:noFill/>
                    <a:ln w="9525">
                      <a:noFill/>
                      <a:headEnd/>
                      <a:tailEnd/>
                    </a:ln>
                  </pic:spPr>
                </pic:pic>
              </a:graphicData>
            </a:graphic>
          </wp:inline>
        </w:drawing>
      </w:r>
      <w:bookmarkEnd w:id="129"/>
    </w:p>
    <w:p w14:paraId="6118E6D0" w14:textId="77777777" w:rsidR="00534DD7" w:rsidRDefault="002509EB">
      <w:pPr>
        <w:pStyle w:val="ImageCaption"/>
      </w:pPr>
      <w:r>
        <w:t xml:space="preserve">The competition matrix on the left is a clear case of dominant intraspecific competition. The central one represents a case of </w:t>
      </w:r>
      <w:commentRangeStart w:id="130"/>
      <w:r>
        <w:t>neutral-on-average</w:t>
      </w:r>
      <w:commentRangeEnd w:id="130"/>
      <w:r w:rsidR="00615CC9">
        <w:rPr>
          <w:rStyle w:val="CommentReference"/>
          <w:i w:val="0"/>
        </w:rPr>
        <w:commentReference w:id="130"/>
      </w:r>
      <w:r>
        <w:t xml:space="preserve"> competition. The matrix in the right panel shows a case of dominant interspecific competition. The difference between them is the relative size of the non-diagonal elements respective of the diagonal ones. This property of the competition matrices is controlled by the competition parameter </w:t>
      </w:r>
      <m:oMath>
        <m:r>
          <w:rPr>
            <w:rFonts w:ascii="Cambria Math" w:hAnsi="Cambria Math"/>
          </w:rPr>
          <m:t>ϵ</m:t>
        </m:r>
      </m:oMath>
      <w:r>
        <w:t>.</w:t>
      </w:r>
    </w:p>
    <w:p w14:paraId="135B9B6C" w14:textId="199EDF7D" w:rsidR="00534DD7" w:rsidRDefault="002509EB">
      <w:pPr>
        <w:pStyle w:val="BodyText"/>
      </w:pPr>
      <w:r>
        <w:t xml:space="preserve">Regarding the predation matrix </w:t>
      </w:r>
      <m:oMath>
        <m:r>
          <w:rPr>
            <w:rFonts w:ascii="Cambria Math" w:hAnsi="Cambria Math"/>
          </w:rPr>
          <m:t>S</m:t>
        </m:r>
      </m:oMath>
      <w:r>
        <w:t xml:space="preserve"> , we </w:t>
      </w:r>
      <w:del w:id="131" w:author="Egbert van Nes" w:date="2019-02-18T17:40:00Z">
        <w:r w:rsidDel="00615CC9">
          <w:delText>proceed as in</w:delText>
        </w:r>
      </w:del>
      <w:ins w:id="132" w:author="Egbert van Nes" w:date="2019-02-18T17:40:00Z">
        <w:r w:rsidR="00615CC9">
          <w:t>follow</w:t>
        </w:r>
      </w:ins>
      <w:r>
        <w:t xml:space="preserve"> Dakos et al. (2009) and draw each of its coefficients from a uniform probability distribution bounded between </w:t>
      </w:r>
      <m:oMath>
        <m:r>
          <w:rPr>
            <w:rFonts w:ascii="Cambria Math" w:hAnsi="Cambria Math"/>
          </w:rPr>
          <m:t>0</m:t>
        </m:r>
      </m:oMath>
      <w:r>
        <w:t xml:space="preserve"> and </w:t>
      </w:r>
      <m:oMath>
        <m:r>
          <w:rPr>
            <w:rFonts w:ascii="Cambria Math" w:hAnsi="Cambria Math"/>
          </w:rPr>
          <m:t>1</m:t>
        </m:r>
      </m:oMath>
      <w:r>
        <w:t>.</w:t>
      </w:r>
    </w:p>
    <w:p w14:paraId="3C663A41" w14:textId="7EF08690" w:rsidR="00534DD7" w:rsidRDefault="002509EB">
      <w:pPr>
        <w:pStyle w:val="Heading2"/>
      </w:pPr>
      <w:bookmarkStart w:id="133" w:name="subsec:NumericalExperiment"/>
      <w:r>
        <w:t>Numerical experiment</w:t>
      </w:r>
      <w:bookmarkEnd w:id="133"/>
      <w:ins w:id="134" w:author="Egbert van Nes" w:date="2019-02-18T17:40:00Z">
        <w:r w:rsidR="00615CC9">
          <w:t>s</w:t>
        </w:r>
      </w:ins>
    </w:p>
    <w:p w14:paraId="38D5960C" w14:textId="03059972" w:rsidR="00534DD7" w:rsidRDefault="002509EB">
      <w:pPr>
        <w:pStyle w:val="FirstParagraph"/>
      </w:pPr>
      <w:r>
        <w:t xml:space="preserve">Depending on the parameters and initial conditions, </w:t>
      </w:r>
      <w:del w:id="135" w:author="Egbert van Nes" w:date="2019-02-19T12:03:00Z">
        <w:r w:rsidDel="00983C68">
          <w:delText>a system like the one described in</w:delText>
        </w:r>
      </w:del>
      <w:ins w:id="136" w:author="Egbert van Nes" w:date="2019-02-19T12:03:00Z">
        <w:r w:rsidR="00983C68">
          <w:t>our model</w:t>
        </w:r>
      </w:ins>
      <w:r>
        <w:t xml:space="preserve"> </w:t>
      </w:r>
      <w:ins w:id="137" w:author="Egbert van Nes" w:date="2019-02-19T12:03:00Z">
        <w:r w:rsidR="00983C68">
          <w:t>(</w:t>
        </w:r>
      </w:ins>
      <w:r>
        <w:t xml:space="preserve">equation </w:t>
      </w:r>
      <w:hyperlink w:anchor="eq:SystemUnderStudy">
        <w:r>
          <w:rPr>
            <w:rStyle w:val="Hyperlink"/>
          </w:rPr>
          <w:t>[</w:t>
        </w:r>
        <w:proofErr w:type="spellStart"/>
        <w:r>
          <w:rPr>
            <w:rStyle w:val="Hyperlink"/>
          </w:rPr>
          <w:t>eq:SystemUnderStudy</w:t>
        </w:r>
        <w:proofErr w:type="spellEnd"/>
        <w:r>
          <w:rPr>
            <w:rStyle w:val="Hyperlink"/>
          </w:rPr>
          <w:t>]</w:t>
        </w:r>
      </w:hyperlink>
      <w:ins w:id="138" w:author="Egbert van Nes" w:date="2019-02-19T12:03:00Z">
        <w:r w:rsidR="00983C68">
          <w:rPr>
            <w:rStyle w:val="Hyperlink"/>
          </w:rPr>
          <w:t>)</w:t>
        </w:r>
      </w:ins>
      <w:r>
        <w:t xml:space="preserve"> can </w:t>
      </w:r>
      <w:del w:id="139" w:author="Egbert van Nes" w:date="2019-02-19T11:55:00Z">
        <w:r w:rsidDel="00983C68">
          <w:delText>give rise to</w:delText>
        </w:r>
      </w:del>
      <w:ins w:id="140" w:author="Egbert van Nes" w:date="2019-02-19T11:55:00Z">
        <w:r w:rsidR="00983C68">
          <w:t>have</w:t>
        </w:r>
      </w:ins>
      <w:r>
        <w:t xml:space="preserve"> three </w:t>
      </w:r>
      <w:del w:id="141" w:author="Egbert van Nes" w:date="2019-02-19T11:55:00Z">
        <w:r w:rsidDel="00983C68">
          <w:delText xml:space="preserve">types </w:delText>
        </w:r>
      </w:del>
      <w:ins w:id="142" w:author="Egbert van Nes" w:date="2019-02-19T11:55:00Z">
        <w:r w:rsidR="00983C68">
          <w:t xml:space="preserve">kinds </w:t>
        </w:r>
      </w:ins>
      <w:r>
        <w:t xml:space="preserve">of </w:t>
      </w:r>
      <w:ins w:id="143" w:author="Egbert van Nes" w:date="2019-02-19T11:55:00Z">
        <w:r w:rsidR="00983C68">
          <w:t>dynamics</w:t>
        </w:r>
      </w:ins>
      <w:del w:id="144" w:author="Egbert van Nes" w:date="2019-02-19T11:55:00Z">
        <w:r w:rsidDel="00983C68">
          <w:delText>qualitative behaviour</w:delText>
        </w:r>
      </w:del>
      <w:r>
        <w:t xml:space="preserve">, each of them roughly corresponding to a different </w:t>
      </w:r>
      <w:del w:id="145" w:author="Egbert van Nes" w:date="2019-02-19T12:03:00Z">
        <w:r w:rsidDel="00983C68">
          <w:delText xml:space="preserve">type </w:delText>
        </w:r>
      </w:del>
      <w:ins w:id="146" w:author="Egbert van Nes" w:date="2019-02-19T12:03:00Z">
        <w:r w:rsidR="00983C68">
          <w:t xml:space="preserve">kind </w:t>
        </w:r>
      </w:ins>
      <w:r>
        <w:t xml:space="preserve">of attractor (see figure </w:t>
      </w:r>
      <w:hyperlink w:anchor="fig:TimeSeries">
        <w:r>
          <w:rPr>
            <w:rStyle w:val="Hyperlink"/>
          </w:rPr>
          <w:t>2</w:t>
        </w:r>
      </w:hyperlink>
      <w:r>
        <w:t xml:space="preserve">). </w:t>
      </w:r>
      <w:del w:id="147" w:author="Egbert van Nes" w:date="2019-02-19T11:59:00Z">
        <w:r w:rsidDel="00983C68">
          <w:delText xml:space="preserve">The first one, a </w:delText>
        </w:r>
      </w:del>
      <w:ins w:id="148" w:author="Egbert van Nes" w:date="2019-02-19T11:59:00Z">
        <w:r w:rsidR="00983C68">
          <w:t xml:space="preserve">In a </w:t>
        </w:r>
      </w:ins>
      <w:r>
        <w:t>stable point attractor,</w:t>
      </w:r>
      <w:del w:id="149" w:author="Egbert van Nes" w:date="2019-02-19T11:59:00Z">
        <w:r w:rsidDel="00983C68">
          <w:delText xml:space="preserve"> generates a </w:delText>
        </w:r>
        <w:r w:rsidDel="00983C68">
          <w:lastRenderedPageBreak/>
          <w:delText>constant</w:delText>
        </w:r>
      </w:del>
      <w:r>
        <w:t xml:space="preserve"> species composition</w:t>
      </w:r>
      <w:ins w:id="150" w:author="Egbert van Nes" w:date="2019-02-19T11:59:00Z">
        <w:r w:rsidR="00983C68">
          <w:t xml:space="preserve"> is constant</w:t>
        </w:r>
      </w:ins>
      <w:r>
        <w:t xml:space="preserve">. </w:t>
      </w:r>
      <w:ins w:id="151" w:author="Egbert van Nes" w:date="2019-02-19T11:59:00Z">
        <w:r w:rsidR="00983C68">
          <w:t>The</w:t>
        </w:r>
      </w:ins>
      <w:del w:id="152" w:author="Egbert van Nes" w:date="2019-02-19T11:59:00Z">
        <w:r w:rsidDel="00983C68">
          <w:delText>Secondly,</w:delText>
        </w:r>
      </w:del>
      <w:r>
        <w:t xml:space="preserve"> limit cycle (and limit tori) attractors </w:t>
      </w:r>
      <w:ins w:id="153" w:author="Egbert van Nes" w:date="2019-02-19T11:59:00Z">
        <w:r w:rsidR="00983C68">
          <w:t>corresponds</w:t>
        </w:r>
      </w:ins>
      <w:del w:id="154" w:author="Egbert van Nes" w:date="2019-02-19T12:00:00Z">
        <w:r w:rsidDel="00983C68">
          <w:delText>give rise</w:delText>
        </w:r>
      </w:del>
      <w:r>
        <w:t xml:space="preserve"> to periodically (or </w:t>
      </w:r>
      <w:proofErr w:type="spellStart"/>
      <w:r>
        <w:t>quasiperiodically</w:t>
      </w:r>
      <w:proofErr w:type="spellEnd"/>
      <w:r>
        <w:t xml:space="preserve">) changing species composition. </w:t>
      </w:r>
      <w:ins w:id="155" w:author="Egbert van Nes" w:date="2019-02-19T12:01:00Z">
        <w:r w:rsidR="00983C68">
          <w:t>The last cat</w:t>
        </w:r>
      </w:ins>
      <w:ins w:id="156" w:author="Egbert van Nes" w:date="2019-02-19T12:04:00Z">
        <w:r w:rsidR="00983C68">
          <w:t>e</w:t>
        </w:r>
      </w:ins>
      <w:ins w:id="157" w:author="Egbert van Nes" w:date="2019-02-19T12:01:00Z">
        <w:r w:rsidR="00983C68">
          <w:t>gory are chaotic attractors, where</w:t>
        </w:r>
      </w:ins>
      <w:ins w:id="158" w:author="Egbert van Nes" w:date="2019-02-19T12:02:00Z">
        <w:r w:rsidR="00983C68">
          <w:t xml:space="preserve"> the species composition changes irregularly within bounds and there is sensitivity to initial conditions. </w:t>
        </w:r>
      </w:ins>
      <w:del w:id="159" w:author="Egbert van Nes" w:date="2019-02-19T12:02:00Z">
        <w:r w:rsidDel="00983C68">
          <w:delText>Lastly, we’ll refer as chaotic to attractors that, while remaining bounded, do not fit in any of the previous categories</w:delText>
        </w:r>
      </w:del>
      <w:del w:id="160" w:author="Egbert van Nes" w:date="2019-02-19T12:04:00Z">
        <w:r w:rsidDel="00983C68">
          <w:delText>.</w:delText>
        </w:r>
      </w:del>
    </w:p>
    <w:p w14:paraId="74EA1A4E" w14:textId="77777777" w:rsidR="00534DD7" w:rsidRDefault="002509EB">
      <w:pPr>
        <w:pStyle w:val="CaptionedFigure"/>
      </w:pPr>
      <w:bookmarkStart w:id="161" w:name="fig:TimeSeries"/>
      <w:r>
        <w:rPr>
          <w:noProof/>
          <w:lang w:val="en-GB" w:eastAsia="en-GB"/>
        </w:rPr>
        <w:drawing>
          <wp:inline distT="0" distB="0" distL="0" distR="0" wp14:anchorId="39FBAA7E" wp14:editId="06C86916">
            <wp:extent cx="5334000" cy="6000750"/>
            <wp:effectExtent l="0" t="0" r="0" b="0"/>
            <wp:docPr id="2" name="Picture" descr="Our family of models generates time series of the population of each species. The time series can be classified in 3 qualitative types depending on their asymptotic behaviour: stable, cyclic and chaotic. In panel A, the system reaches a stable attractor after a transient time. In panel B, a periodic attractor, with an approximate period of 1000 days, is reached after the transient time. The system in panel C never reaches a stable nor a cyclic attractor, but a chaotic one."/>
            <wp:cNvGraphicFramePr/>
            <a:graphic xmlns:a="http://schemas.openxmlformats.org/drawingml/2006/main">
              <a:graphicData uri="http://schemas.openxmlformats.org/drawingml/2006/picture">
                <pic:pic xmlns:pic="http://schemas.openxmlformats.org/drawingml/2006/picture">
                  <pic:nvPicPr>
                    <pic:cNvPr id="0" name="Picture" descr="ts.png"/>
                    <pic:cNvPicPr>
                      <a:picLocks noChangeAspect="1" noChangeArrowheads="1"/>
                    </pic:cNvPicPr>
                  </pic:nvPicPr>
                  <pic:blipFill>
                    <a:blip r:embed="rId11"/>
                    <a:stretch>
                      <a:fillRect/>
                    </a:stretch>
                  </pic:blipFill>
                  <pic:spPr bwMode="auto">
                    <a:xfrm>
                      <a:off x="0" y="0"/>
                      <a:ext cx="5334000" cy="6000750"/>
                    </a:xfrm>
                    <a:prstGeom prst="rect">
                      <a:avLst/>
                    </a:prstGeom>
                    <a:noFill/>
                    <a:ln w="9525">
                      <a:noFill/>
                      <a:headEnd/>
                      <a:tailEnd/>
                    </a:ln>
                  </pic:spPr>
                </pic:pic>
              </a:graphicData>
            </a:graphic>
          </wp:inline>
        </w:drawing>
      </w:r>
      <w:bookmarkEnd w:id="161"/>
    </w:p>
    <w:p w14:paraId="54001B45" w14:textId="77777777" w:rsidR="00534DD7" w:rsidRDefault="002509EB">
      <w:pPr>
        <w:pStyle w:val="ImageCaption"/>
      </w:pPr>
      <w:r>
        <w:t xml:space="preserve">Our family of models generates time series of the population of each species. The time series can be classified in </w:t>
      </w:r>
      <m:oMath>
        <m:r>
          <w:rPr>
            <w:rFonts w:ascii="Cambria Math" w:hAnsi="Cambria Math"/>
          </w:rPr>
          <m:t>3</m:t>
        </m:r>
      </m:oMath>
      <w:r>
        <w:t xml:space="preserve"> qualitative types depending on their asymptotic behaviour: stable, cyclic and chaotic. In </w:t>
      </w:r>
      <w:r>
        <w:rPr>
          <w:b/>
        </w:rPr>
        <w:t>panel A</w:t>
      </w:r>
      <w:r>
        <w:t xml:space="preserve">, the system reaches a stable attractor after a transient time. In </w:t>
      </w:r>
      <w:r>
        <w:rPr>
          <w:b/>
        </w:rPr>
        <w:t>panel B</w:t>
      </w:r>
      <w:r>
        <w:t xml:space="preserve">, a periodic attractor, with an approximate period of 1000 days, is reached after the </w:t>
      </w:r>
      <w:r>
        <w:lastRenderedPageBreak/>
        <w:t xml:space="preserve">transient time. The system in </w:t>
      </w:r>
      <w:r>
        <w:rPr>
          <w:b/>
        </w:rPr>
        <w:t>panel C</w:t>
      </w:r>
      <w:r>
        <w:t xml:space="preserve"> never reaches a stable nor a cyclic attractor, but a chaotic one.</w:t>
      </w:r>
    </w:p>
    <w:p w14:paraId="23230680" w14:textId="082E624A" w:rsidR="00534DD7" w:rsidRDefault="002509EB">
      <w:pPr>
        <w:pStyle w:val="BodyText"/>
      </w:pPr>
      <w:r>
        <w:t xml:space="preserve">Our target is to estimate the probability of reaching each type of attractor under different assumptions about competition. </w:t>
      </w:r>
      <w:del w:id="162" w:author="Egbert van Nes" w:date="2019-02-19T12:05:00Z">
        <w:r w:rsidDel="00DC0625">
          <w:delText>In order to achieve</w:delText>
        </w:r>
      </w:del>
      <w:ins w:id="163" w:author="Egbert van Nes" w:date="2019-02-19T12:05:00Z">
        <w:r w:rsidR="00DC0625">
          <w:t>For</w:t>
        </w:r>
      </w:ins>
      <w:r>
        <w:t xml:space="preserve"> this, we </w:t>
      </w:r>
      <w:ins w:id="164" w:author="Egbert van Nes" w:date="2019-02-19T12:05:00Z">
        <w:r w:rsidR="00DC0625">
          <w:t>analyzed</w:t>
        </w:r>
      </w:ins>
      <w:del w:id="165" w:author="Egbert van Nes" w:date="2019-02-19T12:06:00Z">
        <w:r w:rsidDel="00DC0625">
          <w:delText>swept among</w:delText>
        </w:r>
      </w:del>
      <w:r>
        <w:t xml:space="preserve"> </w:t>
      </w:r>
      <m:oMath>
        <m:r>
          <w:rPr>
            <w:rFonts w:ascii="Cambria Math" w:hAnsi="Cambria Math"/>
          </w:rPr>
          <m:t>25</m:t>
        </m:r>
      </m:oMath>
      <w:r>
        <w:t xml:space="preserve"> </w:t>
      </w:r>
      <w:del w:id="166" w:author="Egbert van Nes" w:date="2019-02-19T12:06:00Z">
        <w:r w:rsidDel="00DC0625">
          <w:delText xml:space="preserve">different </w:delText>
        </w:r>
      </w:del>
      <w:r>
        <w:t xml:space="preserve">values of the competition parameter </w:t>
      </w:r>
      <m:oMath>
        <m:r>
          <w:rPr>
            <w:rFonts w:ascii="Cambria Math" w:hAnsi="Cambria Math"/>
          </w:rPr>
          <m:t>ϵ</m:t>
        </m:r>
      </m:oMath>
      <w:r>
        <w:t xml:space="preserve"> (defined in section </w:t>
      </w:r>
      <w:hyperlink w:anchor="subsubsec:CompetitionParameter">
        <w:r>
          <w:rPr>
            <w:rStyle w:val="Hyperlink"/>
          </w:rPr>
          <w:t>2.2.1</w:t>
        </w:r>
      </w:hyperlink>
      <w:r>
        <w:t xml:space="preserve">), </w:t>
      </w:r>
      <w:ins w:id="167" w:author="Egbert van Nes" w:date="2019-02-19T12:06:00Z">
        <w:r w:rsidR="00DC0625">
          <w:t xml:space="preserve">ranging </w:t>
        </w:r>
      </w:ins>
      <w:r>
        <w:t xml:space="preserve">from </w:t>
      </w:r>
      <m:oMath>
        <m:r>
          <w:rPr>
            <w:rFonts w:ascii="Cambria Math" w:hAnsi="Cambria Math"/>
          </w:rPr>
          <m:t>ϵ=-0.8</m:t>
        </m:r>
      </m:oMath>
      <w:r>
        <w:t xml:space="preserve"> to </w:t>
      </w:r>
      <m:oMath>
        <m:r>
          <w:rPr>
            <w:rFonts w:ascii="Cambria Math" w:hAnsi="Cambria Math"/>
          </w:rPr>
          <m:t>ϵ=0.8</m:t>
        </m:r>
      </m:oMath>
      <w:r>
        <w:t xml:space="preserve">. The lower value was chosen to assure that the non-diagonal competition matrix elements </w:t>
      </w:r>
      <w:del w:id="168" w:author="Egbert van Nes" w:date="2019-02-19T12:09:00Z">
        <w:r w:rsidDel="00DC0625">
          <w:delText>can never be very close to zero</w:delText>
        </w:r>
      </w:del>
      <w:ins w:id="169" w:author="Egbert van Nes" w:date="2019-02-19T12:09:00Z">
        <w:r w:rsidR="00DC0625">
          <w:t>were positive to exclude facilitation</w:t>
        </w:r>
      </w:ins>
      <w:del w:id="170" w:author="Egbert van Nes" w:date="2019-02-19T12:10:00Z">
        <w:r w:rsidDel="00DC0625">
          <w:delText>, so our network remains always connected</w:delText>
        </w:r>
      </w:del>
      <w:r>
        <w:t xml:space="preserve">. The upper value was </w:t>
      </w:r>
      <w:del w:id="171" w:author="Egbert van Nes" w:date="2019-02-19T12:07:00Z">
        <w:r w:rsidDel="00DC0625">
          <w:delText xml:space="preserve">motivated by </w:delText>
        </w:r>
      </w:del>
      <w:ins w:id="172" w:author="Egbert van Nes" w:date="2019-02-19T12:07:00Z">
        <w:r w:rsidR="00DC0625">
          <w:t xml:space="preserve">arbitrarily chosen to be </w:t>
        </w:r>
      </w:ins>
      <w:r>
        <w:t>symmet</w:t>
      </w:r>
      <w:ins w:id="173" w:author="Egbert van Nes" w:date="2019-02-19T12:07:00Z">
        <w:r w:rsidR="00DC0625">
          <w:t>ric</w:t>
        </w:r>
      </w:ins>
      <w:del w:id="174" w:author="Egbert van Nes" w:date="2019-02-19T12:07:00Z">
        <w:r w:rsidDel="00DC0625">
          <w:delText>ry</w:delText>
        </w:r>
      </w:del>
      <w:r>
        <w:t xml:space="preserve"> with the lower one. For each </w:t>
      </w:r>
      <w:del w:id="175" w:author="Egbert van Nes" w:date="2019-02-19T12:10:00Z">
        <w:r w:rsidDel="00DC0625">
          <w:delText xml:space="preserve">of the </w:delText>
        </w:r>
        <m:oMath>
          <m:r>
            <w:rPr>
              <w:rFonts w:ascii="Cambria Math" w:hAnsi="Cambria Math"/>
            </w:rPr>
            <m:t>25</m:t>
          </m:r>
        </m:oMath>
        <w:r w:rsidDel="00DC0625">
          <w:delText xml:space="preserve"> </w:delText>
        </w:r>
      </w:del>
      <w:r>
        <w:t>value</w:t>
      </w:r>
      <w:del w:id="176" w:author="Egbert van Nes" w:date="2019-02-19T12:11:00Z">
        <w:r w:rsidDel="00DC0625">
          <w:delText>s</w:delText>
        </w:r>
      </w:del>
      <w:r>
        <w:t xml:space="preserve"> of </w:t>
      </w:r>
      <w:ins w:id="177" w:author="Egbert van Nes" w:date="2019-02-19T12:11:00Z">
        <w:r w:rsidR="00DC0625">
          <w:t>the</w:t>
        </w:r>
      </w:ins>
      <w:del w:id="178" w:author="Egbert van Nes" w:date="2019-02-19T12:11:00Z">
        <w:r w:rsidDel="00DC0625">
          <w:delText>our</w:delText>
        </w:r>
      </w:del>
      <w:r>
        <w:t xml:space="preserve"> competition parameter, </w:t>
      </w:r>
      <m:oMath>
        <m:r>
          <w:rPr>
            <w:rFonts w:ascii="Cambria Math" w:hAnsi="Cambria Math"/>
          </w:rPr>
          <m:t>200</m:t>
        </m:r>
      </m:oMath>
      <w:r>
        <w:t xml:space="preserve"> different predation and competition matrices were drawn from the probability distributions described in section </w:t>
      </w:r>
      <w:hyperlink w:anchor="subsubsec:CompetitionParameter">
        <w:r>
          <w:rPr>
            <w:rStyle w:val="Hyperlink"/>
          </w:rPr>
          <w:t>2.2.1</w:t>
        </w:r>
      </w:hyperlink>
      <w:r>
        <w:t xml:space="preserve">. </w:t>
      </w:r>
      <w:del w:id="179" w:author="Egbert van Nes" w:date="2019-02-19T12:11:00Z">
        <w:r w:rsidDel="00DC0625">
          <w:delText xml:space="preserve">Together with equation </w:delText>
        </w:r>
        <w:r w:rsidR="00983C68" w:rsidDel="00DC0625">
          <w:rPr>
            <w:rStyle w:val="Hyperlink"/>
          </w:rPr>
          <w:fldChar w:fldCharType="begin"/>
        </w:r>
        <w:r w:rsidR="00983C68" w:rsidDel="00DC0625">
          <w:rPr>
            <w:rStyle w:val="Hyperlink"/>
          </w:rPr>
          <w:delInstrText xml:space="preserve"> HYPERLINK \l "eq:SystemUnderStudy" \h </w:delInstrText>
        </w:r>
        <w:r w:rsidR="00983C68" w:rsidDel="00DC0625">
          <w:rPr>
            <w:rStyle w:val="Hyperlink"/>
          </w:rPr>
          <w:fldChar w:fldCharType="separate"/>
        </w:r>
        <w:r w:rsidDel="00DC0625">
          <w:rPr>
            <w:rStyle w:val="Hyperlink"/>
          </w:rPr>
          <w:delText>[eq:SystemUnderStudy]</w:delText>
        </w:r>
        <w:r w:rsidR="00983C68" w:rsidDel="00DC0625">
          <w:rPr>
            <w:rStyle w:val="Hyperlink"/>
          </w:rPr>
          <w:fldChar w:fldCharType="end"/>
        </w:r>
        <w:r w:rsidDel="00DC0625">
          <w:delText xml:space="preserve"> each of those parameter sets represents an ecosystem. </w:delText>
        </w:r>
      </w:del>
      <w:r>
        <w:t xml:space="preserve">We used </w:t>
      </w:r>
      <w:ins w:id="180" w:author="Egbert van Nes" w:date="2019-02-19T12:13:00Z">
        <w:r w:rsidR="00DC0625">
          <w:t xml:space="preserve">a </w:t>
        </w:r>
      </w:ins>
      <w:del w:id="181" w:author="Egbert van Nes" w:date="2019-02-19T12:12:00Z">
        <w:r w:rsidDel="00DC0625">
          <w:delText>standard numerical methods</w:delText>
        </w:r>
      </w:del>
      <w:ins w:id="182" w:author="Egbert van Nes" w:date="2019-02-19T12:12:00Z">
        <w:r w:rsidR="00DC0625">
          <w:t xml:space="preserve">Runge </w:t>
        </w:r>
        <w:proofErr w:type="spellStart"/>
        <w:r w:rsidR="00DC0625">
          <w:t>Kutta</w:t>
        </w:r>
        <w:proofErr w:type="spellEnd"/>
        <w:r w:rsidR="00DC0625">
          <w:t xml:space="preserve"> solver</w:t>
        </w:r>
      </w:ins>
      <w:r>
        <w:t xml:space="preserve"> </w:t>
      </w:r>
      <w:ins w:id="183" w:author="Egbert van Nes" w:date="2019-02-19T12:13:00Z">
        <w:r w:rsidR="00DC0625">
          <w:t>(</w:t>
        </w:r>
        <w:commentRangeStart w:id="184"/>
        <w:r w:rsidR="00DC0625">
          <w:t>xx</w:t>
        </w:r>
      </w:ins>
      <w:commentRangeEnd w:id="184"/>
      <w:ins w:id="185" w:author="Egbert van Nes" w:date="2019-02-19T12:20:00Z">
        <w:r w:rsidR="000F7A1E">
          <w:rPr>
            <w:rStyle w:val="CommentReference"/>
          </w:rPr>
          <w:commentReference w:id="184"/>
        </w:r>
      </w:ins>
      <w:ins w:id="186" w:author="Egbert van Nes" w:date="2019-02-19T12:13:00Z">
        <w:r w:rsidR="00DC0625">
          <w:t xml:space="preserve">) </w:t>
        </w:r>
      </w:ins>
      <w:r>
        <w:t xml:space="preserve">to </w:t>
      </w:r>
      <w:del w:id="187" w:author="Egbert van Nes" w:date="2019-02-19T12:13:00Z">
        <w:r w:rsidDel="00DC0625">
          <w:delText xml:space="preserve">solve each realization of equation </w:delText>
        </w:r>
        <w:r w:rsidR="00983C68" w:rsidDel="00DC0625">
          <w:rPr>
            <w:rStyle w:val="Hyperlink"/>
          </w:rPr>
          <w:fldChar w:fldCharType="begin"/>
        </w:r>
        <w:r w:rsidR="00983C68" w:rsidDel="00DC0625">
          <w:rPr>
            <w:rStyle w:val="Hyperlink"/>
          </w:rPr>
          <w:delInstrText xml:space="preserve"> HYPERLINK \l "eq:SystemUnderStudy" \h </w:delInstrText>
        </w:r>
        <w:r w:rsidR="00983C68" w:rsidDel="00DC0625">
          <w:rPr>
            <w:rStyle w:val="Hyperlink"/>
          </w:rPr>
          <w:fldChar w:fldCharType="separate"/>
        </w:r>
        <w:r w:rsidDel="00DC0625">
          <w:rPr>
            <w:rStyle w:val="Hyperlink"/>
          </w:rPr>
          <w:delText>[eq:SystemUnderStudy]</w:delText>
        </w:r>
        <w:r w:rsidR="00983C68" w:rsidDel="00DC0625">
          <w:rPr>
            <w:rStyle w:val="Hyperlink"/>
          </w:rPr>
          <w:fldChar w:fldCharType="end"/>
        </w:r>
        <w:r w:rsidDel="00DC0625">
          <w:delText xml:space="preserve"> and, thus, </w:delText>
        </w:r>
      </w:del>
      <w:r>
        <w:t>simulat</w:t>
      </w:r>
      <w:del w:id="188" w:author="Egbert van Nes" w:date="2019-02-19T12:13:00Z">
        <w:r w:rsidDel="00DC0625">
          <w:delText>ing</w:delText>
        </w:r>
      </w:del>
      <w:ins w:id="189" w:author="Egbert van Nes" w:date="2019-02-19T12:13:00Z">
        <w:r w:rsidR="00DC0625">
          <w:t>e</w:t>
        </w:r>
      </w:ins>
      <w:r>
        <w:t xml:space="preserve"> </w:t>
      </w:r>
      <w:ins w:id="190" w:author="Egbert van Nes" w:date="2019-02-19T12:15:00Z">
        <w:r w:rsidR="003E6749">
          <w:t xml:space="preserve">the model with </w:t>
        </w:r>
      </w:ins>
      <w:del w:id="191" w:author="Egbert van Nes" w:date="2019-02-19T12:15:00Z">
        <w:r w:rsidDel="00DC0625">
          <w:delText>the corresponding ecosystem</w:delText>
        </w:r>
      </w:del>
      <w:ins w:id="192" w:author="Egbert van Nes" w:date="2019-02-19T12:15:00Z">
        <w:r w:rsidR="00DC0625">
          <w:t xml:space="preserve">each </w:t>
        </w:r>
        <w:r w:rsidR="003E6749">
          <w:t xml:space="preserve">parameter </w:t>
        </w:r>
        <w:commentRangeStart w:id="193"/>
        <w:r w:rsidR="003E6749">
          <w:t>set</w:t>
        </w:r>
        <w:commentRangeEnd w:id="193"/>
        <w:r w:rsidR="003E6749">
          <w:rPr>
            <w:rStyle w:val="CommentReference"/>
          </w:rPr>
          <w:commentReference w:id="193"/>
        </w:r>
      </w:ins>
      <w:r>
        <w:t xml:space="preserve">. A </w:t>
      </w:r>
      <w:del w:id="194" w:author="Egbert van Nes" w:date="2019-02-19T12:21:00Z">
        <w:r w:rsidDel="000F7A1E">
          <w:delText xml:space="preserve">first </w:delText>
        </w:r>
      </w:del>
      <w:r>
        <w:t xml:space="preserve">stabilizing run of </w:t>
      </w:r>
      <m:oMath>
        <m:r>
          <w:rPr>
            <w:rFonts w:ascii="Cambria Math" w:hAnsi="Cambria Math"/>
          </w:rPr>
          <m:t>2000</m:t>
        </m:r>
      </m:oMath>
      <w:r>
        <w:t xml:space="preserve"> days was executed </w:t>
      </w:r>
      <w:del w:id="195" w:author="Egbert van Nes" w:date="2019-02-19T12:18:00Z">
        <w:r w:rsidDel="000F7A1E">
          <w:delText xml:space="preserve">in order </w:delText>
        </w:r>
      </w:del>
      <w:r>
        <w:t xml:space="preserve">to </w:t>
      </w:r>
      <w:ins w:id="196" w:author="Egbert van Nes" w:date="2019-02-19T12:18:00Z">
        <w:r w:rsidR="000F7A1E">
          <w:t>discard transient</w:t>
        </w:r>
      </w:ins>
      <w:ins w:id="197" w:author="Egbert van Nes" w:date="2019-02-19T12:19:00Z">
        <w:r w:rsidR="000F7A1E">
          <w:t xml:space="preserve"> dynamic</w:t>
        </w:r>
      </w:ins>
      <w:ins w:id="198" w:author="Egbert van Nes" w:date="2019-02-19T12:18:00Z">
        <w:r w:rsidR="000F7A1E">
          <w:t>s</w:t>
        </w:r>
      </w:ins>
      <w:del w:id="199" w:author="Egbert van Nes" w:date="2019-02-19T12:18:00Z">
        <w:r w:rsidDel="000F7A1E">
          <w:delText>get closer to the attractor</w:delText>
        </w:r>
      </w:del>
      <w:r>
        <w:t xml:space="preserve">. Simulating for </w:t>
      </w:r>
      <m:oMath>
        <m:r>
          <w:rPr>
            <w:rFonts w:ascii="Cambria Math" w:hAnsi="Cambria Math"/>
          </w:rPr>
          <m:t>5000</m:t>
        </m:r>
      </m:oMath>
      <w:r>
        <w:t xml:space="preserve"> more days, we obtained </w:t>
      </w:r>
      <w:ins w:id="200" w:author="Egbert van Nes" w:date="2019-02-19T12:21:00Z">
        <w:r w:rsidR="000F7A1E">
          <w:t xml:space="preserve">a </w:t>
        </w:r>
      </w:ins>
      <w:r>
        <w:t xml:space="preserve">time series </w:t>
      </w:r>
      <w:del w:id="201" w:author="Egbert van Nes" w:date="2019-02-19T12:20:00Z">
        <w:r w:rsidDel="000F7A1E">
          <w:delText>in the vicinity of</w:delText>
        </w:r>
      </w:del>
      <w:ins w:id="202" w:author="Egbert van Nes" w:date="2019-02-19T12:20:00Z">
        <w:r w:rsidR="000F7A1E">
          <w:t>close to</w:t>
        </w:r>
      </w:ins>
      <w:r>
        <w:t xml:space="preserve"> </w:t>
      </w:r>
      <w:del w:id="203" w:author="Egbert van Nes" w:date="2019-02-19T12:19:00Z">
        <w:r w:rsidDel="000F7A1E">
          <w:delText xml:space="preserve">this </w:delText>
        </w:r>
      </w:del>
      <w:ins w:id="204" w:author="Egbert van Nes" w:date="2019-02-19T12:19:00Z">
        <w:r w:rsidR="000F7A1E">
          <w:t xml:space="preserve">the </w:t>
        </w:r>
      </w:ins>
      <w:r>
        <w:t>attractor.</w:t>
      </w:r>
    </w:p>
    <w:p w14:paraId="11BD2D93" w14:textId="14B8DDF6" w:rsidR="00534DD7" w:rsidRDefault="002509EB">
      <w:pPr>
        <w:pStyle w:val="BodyText"/>
      </w:pPr>
      <w:r>
        <w:t xml:space="preserve">We </w:t>
      </w:r>
      <w:del w:id="205" w:author="Egbert van Nes" w:date="2019-02-19T12:36:00Z">
        <w:r w:rsidDel="000D4F42">
          <w:delText xml:space="preserve">used the Gottwald - Melbourne test (see Gottwald and Melbourne (2009)) to </w:delText>
        </w:r>
      </w:del>
      <w:del w:id="206" w:author="Egbert van Nes" w:date="2019-02-19T12:31:00Z">
        <w:r w:rsidDel="00D11770">
          <w:delText xml:space="preserve">classify </w:delText>
        </w:r>
      </w:del>
      <w:ins w:id="207" w:author="Egbert van Nes" w:date="2019-02-19T12:31:00Z">
        <w:r w:rsidR="00D11770">
          <w:t>determine</w:t>
        </w:r>
      </w:ins>
      <w:ins w:id="208" w:author="Egbert van Nes" w:date="2019-02-19T12:36:00Z">
        <w:r w:rsidR="000D4F42">
          <w:t>d</w:t>
        </w:r>
      </w:ins>
      <w:ins w:id="209" w:author="Egbert van Nes" w:date="2019-02-19T12:31:00Z">
        <w:r w:rsidR="00D11770">
          <w:t xml:space="preserve"> the fraction </w:t>
        </w:r>
      </w:ins>
      <w:del w:id="210" w:author="Egbert van Nes" w:date="2019-02-19T12:32:00Z">
        <w:r w:rsidDel="00D11770">
          <w:delText xml:space="preserve">each </w:delText>
        </w:r>
      </w:del>
      <w:r>
        <w:t xml:space="preserve">of </w:t>
      </w:r>
      <w:del w:id="211" w:author="Egbert van Nes" w:date="2019-02-19T12:32:00Z">
        <w:r w:rsidDel="00D11770">
          <w:delText xml:space="preserve">our </w:delText>
        </w:r>
      </w:del>
      <w:ins w:id="212" w:author="Egbert van Nes" w:date="2019-02-19T12:32:00Z">
        <w:r w:rsidR="00D11770">
          <w:t xml:space="preserve">the 200 </w:t>
        </w:r>
      </w:ins>
      <w:r>
        <w:t xml:space="preserve">time series </w:t>
      </w:r>
      <w:ins w:id="213" w:author="Egbert van Nes" w:date="2019-02-19T12:32:00Z">
        <w:r w:rsidR="00D11770">
          <w:t>that were</w:t>
        </w:r>
      </w:ins>
      <w:del w:id="214" w:author="Egbert van Nes" w:date="2019-02-19T12:32:00Z">
        <w:r w:rsidDel="00D11770">
          <w:delText>as</w:delText>
        </w:r>
      </w:del>
      <w:r>
        <w:t xml:space="preserve"> </w:t>
      </w:r>
      <w:r>
        <w:rPr>
          <w:i/>
        </w:rPr>
        <w:t>stable</w:t>
      </w:r>
      <w:r>
        <w:t xml:space="preserve">, </w:t>
      </w:r>
      <w:r>
        <w:rPr>
          <w:i/>
        </w:rPr>
        <w:t>cyclic</w:t>
      </w:r>
      <w:r>
        <w:t xml:space="preserve"> or </w:t>
      </w:r>
      <w:commentRangeStart w:id="215"/>
      <w:r>
        <w:rPr>
          <w:i/>
        </w:rPr>
        <w:t>chaotic</w:t>
      </w:r>
      <w:r>
        <w:t>.</w:t>
      </w:r>
      <w:commentRangeEnd w:id="215"/>
      <w:r w:rsidR="00D11770">
        <w:rPr>
          <w:rStyle w:val="CommentReference"/>
        </w:rPr>
        <w:commentReference w:id="215"/>
      </w:r>
      <w:r>
        <w:t xml:space="preserve"> </w:t>
      </w:r>
      <w:ins w:id="216" w:author="Egbert van Nes" w:date="2019-02-19T12:36:00Z">
        <w:r w:rsidR="000D4F42">
          <w:t xml:space="preserve"> </w:t>
        </w:r>
      </w:ins>
      <w:ins w:id="217" w:author="Egbert van Nes" w:date="2019-02-19T12:38:00Z">
        <w:r w:rsidR="000D4F42">
          <w:t>For our multi-species models, w</w:t>
        </w:r>
      </w:ins>
      <w:ins w:id="218" w:author="Egbert van Nes" w:date="2019-02-19T12:36:00Z">
        <w:r w:rsidR="000D4F42">
          <w:t xml:space="preserve">e found that the </w:t>
        </w:r>
        <w:proofErr w:type="spellStart"/>
        <w:r w:rsidR="000D4F42">
          <w:t>Gottwald</w:t>
        </w:r>
        <w:proofErr w:type="spellEnd"/>
        <w:r w:rsidR="000D4F42">
          <w:t xml:space="preserve"> - Melbourne test (see </w:t>
        </w:r>
        <w:proofErr w:type="spellStart"/>
        <w:r w:rsidR="000D4F42">
          <w:t>Gottwald</w:t>
        </w:r>
        <w:proofErr w:type="spellEnd"/>
        <w:r w:rsidR="000D4F42">
          <w:t xml:space="preserve"> and Melbourne (2009)) </w:t>
        </w:r>
      </w:ins>
      <w:ins w:id="219" w:author="Egbert van Nes" w:date="2019-02-19T12:37:00Z">
        <w:r w:rsidR="000D4F42">
          <w:t>was the most reliable test for this classification.</w:t>
        </w:r>
      </w:ins>
      <w:ins w:id="220" w:author="Egbert van Nes" w:date="2019-02-19T12:36:00Z">
        <w:r w:rsidR="000D4F42" w:rsidDel="00D11770">
          <w:t xml:space="preserve"> </w:t>
        </w:r>
      </w:ins>
      <w:commentRangeStart w:id="221"/>
      <w:del w:id="222" w:author="Egbert van Nes" w:date="2019-02-19T12:34:00Z">
        <w:r w:rsidDel="00D11770">
          <w:delText xml:space="preserve">The </w:delText>
        </w:r>
      </w:del>
      <w:del w:id="223" w:author="Egbert van Nes" w:date="2019-02-19T12:23:00Z">
        <w:r w:rsidDel="000F7A1E">
          <w:delText>ratio of attractors found to be chaotic can be used to estimate the probability of a given family of ecosystems to develop chaotic behaviour. The probabilities of stable or cyclic behaviour can be estimated analogously</w:delText>
        </w:r>
        <w:commentRangeEnd w:id="221"/>
        <w:r w:rsidR="00E916C6" w:rsidDel="000F7A1E">
          <w:rPr>
            <w:rStyle w:val="CommentReference"/>
          </w:rPr>
          <w:commentReference w:id="221"/>
        </w:r>
      </w:del>
      <w:del w:id="224" w:author="Egbert van Nes" w:date="2019-02-19T12:31:00Z">
        <w:r w:rsidDel="00D11770">
          <w:delText>.</w:delText>
        </w:r>
      </w:del>
      <w:r>
        <w:t xml:space="preserve"> Additionally, two different measures of biodiversity were applied to each simulated ecosystem: the average number of non-extinct prey species and the average biomass grouped by trophic level. We considered a species to be extinct when their population density remained below a threshold of </w:t>
      </w:r>
      <m:oMath>
        <m:r>
          <w:rPr>
            <w:rFonts w:ascii="Cambria Math" w:hAnsi="Cambria Math"/>
          </w:rPr>
          <m:t>0.01</m:t>
        </m:r>
      </m:oMath>
      <w:r>
        <w:t xml:space="preserve"> </w:t>
      </w:r>
      <w:commentRangeStart w:id="225"/>
      <m:oMath>
        <m:r>
          <m:rPr>
            <m:sty m:val="p"/>
          </m:rPr>
          <w:rPr>
            <w:rFonts w:ascii="Cambria Math" w:hAnsi="Cambria Math"/>
          </w:rPr>
          <m:t>mg</m:t>
        </m:r>
      </m:oMath>
      <w:r w:rsidRPr="00D11770">
        <w:t xml:space="preserve"> </w:t>
      </w:r>
      <m:oMath>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w:commentRangeEnd w:id="225"/>
        <m:r>
          <m:rPr>
            <m:sty m:val="p"/>
          </m:rPr>
          <w:rPr>
            <w:rStyle w:val="CommentReference"/>
          </w:rPr>
          <w:commentReference w:id="225"/>
        </m:r>
      </m:oMath>
      <w:r>
        <w:t xml:space="preserve"> after the stabilization run. We determined the relationship between the competition strength, the probability of each dynamical regime and the biodiversity.</w:t>
      </w:r>
    </w:p>
    <w:p w14:paraId="218A2869" w14:textId="77777777" w:rsidR="00534DD7" w:rsidRDefault="002509EB">
      <w:pPr>
        <w:pStyle w:val="BodyText"/>
      </w:pPr>
      <w:r>
        <w:t xml:space="preserve">The numerical experiment was repeated for food webs of different sizes, ranging from a total of </w:t>
      </w:r>
      <m:oMath>
        <m:r>
          <w:rPr>
            <w:rFonts w:ascii="Cambria Math" w:hAnsi="Cambria Math"/>
          </w:rPr>
          <m:t>5</m:t>
        </m:r>
      </m:oMath>
      <w:r>
        <w:t xml:space="preserve"> to </w:t>
      </w:r>
      <m:oMath>
        <m:r>
          <w:rPr>
            <w:rFonts w:ascii="Cambria Math" w:hAnsi="Cambria Math"/>
          </w:rPr>
          <m:t>50</m:t>
        </m:r>
      </m:oMath>
      <w:r>
        <w:t xml:space="preserve"> species. In our simulations, we kept a ratio of 2:3 for the number of species at the consumer and the prey level.</w:t>
      </w:r>
    </w:p>
    <w:p w14:paraId="4C3D0CF9" w14:textId="77777777" w:rsidR="00534DD7" w:rsidRDefault="002509EB">
      <w:pPr>
        <w:pStyle w:val="BodyText"/>
      </w:pPr>
      <w:r>
        <w:t>In the spirit of reproducible research, we made available the code used to obtain our conclusions and generate our figures (Rodríguez-Sánchez 2018).</w:t>
      </w:r>
    </w:p>
    <w:p w14:paraId="5D279B93" w14:textId="77777777" w:rsidR="00534DD7" w:rsidRDefault="002509EB">
      <w:pPr>
        <w:pStyle w:val="Heading1"/>
      </w:pPr>
      <w:bookmarkStart w:id="226" w:name="sec:Results"/>
      <w:r>
        <w:t>Results</w:t>
      </w:r>
      <w:bookmarkEnd w:id="226"/>
    </w:p>
    <w:p w14:paraId="53883E8D" w14:textId="58137B73" w:rsidR="00534DD7" w:rsidRDefault="002509EB">
      <w:pPr>
        <w:pStyle w:val="FirstParagraph"/>
      </w:pPr>
      <w:r>
        <w:t xml:space="preserve">From figure </w:t>
      </w:r>
      <w:hyperlink w:anchor="fig:Contour">
        <w:r>
          <w:rPr>
            <w:rStyle w:val="Hyperlink"/>
          </w:rPr>
          <w:t>3</w:t>
        </w:r>
      </w:hyperlink>
      <w:r>
        <w:t xml:space="preserve"> (see also figure </w:t>
      </w:r>
      <w:hyperlink w:anchor="fig:AllProbabilities">
        <w:r>
          <w:rPr>
            <w:rStyle w:val="Hyperlink"/>
          </w:rPr>
          <w:t>6</w:t>
        </w:r>
      </w:hyperlink>
      <w:r>
        <w:t xml:space="preserve"> in the Online Appendix) we conclude that, in our model, the likelihood of chaotic dynamics reaches an optimum for near-neutral competition at the prey level. This result remains true for systems with a different number of species. The likelihood of chaos also increases with the size of the food web. This effect should not be surprising: the more dimensions the phase space has, the easier is to fulfill the </w:t>
      </w:r>
      <w:r>
        <w:lastRenderedPageBreak/>
        <w:t>requirements of the complex geometry of a chaotic attractor (</w:t>
      </w:r>
      <w:proofErr w:type="spellStart"/>
      <w:r>
        <w:t>Strogatz</w:t>
      </w:r>
      <w:proofErr w:type="spellEnd"/>
      <w:r>
        <w:t xml:space="preserve"> 1994). Even in those higher dimensional cases, there is still a clear maximum at </w:t>
      </w:r>
      <w:ins w:id="227" w:author="Egbert van Nes" w:date="2019-02-20T10:43:00Z">
        <w:r w:rsidR="00807E03">
          <w:t>near-</w:t>
        </w:r>
      </w:ins>
      <w:r>
        <w:t>neutral</w:t>
      </w:r>
      <w:del w:id="228" w:author="Egbert van Nes" w:date="2019-02-20T10:43:00Z">
        <w:r w:rsidDel="00807E03">
          <w:delText>-on-average</w:delText>
        </w:r>
      </w:del>
      <w:r>
        <w:t xml:space="preserve"> competition. The probability of chaos shows another local, lower maximum for weak competition coupling</w:t>
      </w:r>
      <w:ins w:id="229" w:author="Egbert van Nes" w:date="2019-02-19T17:30:00Z">
        <w:r w:rsidR="00500E2B">
          <w:t xml:space="preserve">, while stable solutions are very rare (Fig. </w:t>
        </w:r>
      </w:ins>
      <w:ins w:id="230" w:author="Egbert van Nes" w:date="2019-02-19T17:31:00Z">
        <w:r w:rsidR="00500E2B">
          <w:t>4?)</w:t>
        </w:r>
      </w:ins>
      <w:r>
        <w:t>.</w:t>
      </w:r>
      <w:ins w:id="231" w:author="Egbert van Nes" w:date="2019-02-19T17:26:00Z">
        <w:r w:rsidR="00500E2B">
          <w:t xml:space="preserve"> Possibly due to the weaker coupling we get less phase locking </w:t>
        </w:r>
      </w:ins>
      <w:ins w:id="232" w:author="Egbert van Nes" w:date="2019-02-19T17:27:00Z">
        <w:r w:rsidR="00500E2B">
          <w:t xml:space="preserve">of </w:t>
        </w:r>
      </w:ins>
      <w:ins w:id="233" w:author="Egbert van Nes" w:date="2019-02-19T17:29:00Z">
        <w:r w:rsidR="00500E2B">
          <w:t xml:space="preserve">the predator prey </w:t>
        </w:r>
      </w:ins>
      <w:ins w:id="234" w:author="Egbert van Nes" w:date="2019-02-19T17:27:00Z">
        <w:r w:rsidR="00500E2B">
          <w:t xml:space="preserve">cycles </w:t>
        </w:r>
      </w:ins>
      <w:ins w:id="235" w:author="Egbert van Nes" w:date="2019-02-19T17:26:00Z">
        <w:r w:rsidR="00500E2B">
          <w:t>in this case.</w:t>
        </w:r>
      </w:ins>
      <w:ins w:id="236" w:author="Egbert van Nes" w:date="2019-02-19T17:27:00Z">
        <w:r w:rsidR="00500E2B">
          <w:t xml:space="preserve"> </w:t>
        </w:r>
      </w:ins>
      <w:r>
        <w:t xml:space="preserve"> </w:t>
      </w:r>
      <w:commentRangeStart w:id="237"/>
      <w:commentRangeStart w:id="238"/>
      <w:del w:id="239" w:author="Egbert van Nes" w:date="2019-02-19T17:26:00Z">
        <w:r w:rsidDel="00500E2B">
          <w:delText>We consider this a reasonable result, as predation is known to be the main driver of chaos in this kind of models (Nes and Scheffer 2004).</w:delText>
        </w:r>
        <w:commentRangeEnd w:id="237"/>
        <w:r w:rsidR="00E916C6" w:rsidDel="00500E2B">
          <w:rPr>
            <w:rStyle w:val="CommentReference"/>
          </w:rPr>
          <w:commentReference w:id="237"/>
        </w:r>
      </w:del>
      <w:commentRangeEnd w:id="238"/>
      <w:r w:rsidR="00500E2B">
        <w:rPr>
          <w:rStyle w:val="CommentReference"/>
        </w:rPr>
        <w:commentReference w:id="238"/>
      </w:r>
    </w:p>
    <w:p w14:paraId="2CD4937F" w14:textId="77777777" w:rsidR="00534DD7" w:rsidRDefault="002509EB">
      <w:pPr>
        <w:pStyle w:val="CaptionedFigure"/>
      </w:pPr>
      <w:bookmarkStart w:id="240" w:name="fig:Contour"/>
      <w:r>
        <w:rPr>
          <w:noProof/>
          <w:lang w:val="en-GB" w:eastAsia="en-GB"/>
        </w:rPr>
        <w:drawing>
          <wp:inline distT="0" distB="0" distL="0" distR="0" wp14:anchorId="51742524" wp14:editId="6FC1C019">
            <wp:extent cx="5334000" cy="2546937"/>
            <wp:effectExtent l="0" t="0" r="0" b="0"/>
            <wp:docPr id="3" name="Picture" descr="Contour map showing the probability of chaos for various competition parameters (horizontal axis) and number of species (vertical axis). The consumers’ population is fixed as 2/3 of the prey’s population. Notice that chaotic attractors appear more easily (i.e., for smaller systems) the closer is the competition to neutral (i.e., \epsilon = 0)."/>
            <wp:cNvGraphicFramePr/>
            <a:graphic xmlns:a="http://schemas.openxmlformats.org/drawingml/2006/main">
              <a:graphicData uri="http://schemas.openxmlformats.org/drawingml/2006/picture">
                <pic:pic xmlns:pic="http://schemas.openxmlformats.org/drawingml/2006/picture">
                  <pic:nvPicPr>
                    <pic:cNvPr id="0" name="Picture" descr="contour.png"/>
                    <pic:cNvPicPr>
                      <a:picLocks noChangeAspect="1" noChangeArrowheads="1"/>
                    </pic:cNvPicPr>
                  </pic:nvPicPr>
                  <pic:blipFill>
                    <a:blip r:embed="rId12"/>
                    <a:stretch>
                      <a:fillRect/>
                    </a:stretch>
                  </pic:blipFill>
                  <pic:spPr bwMode="auto">
                    <a:xfrm>
                      <a:off x="0" y="0"/>
                      <a:ext cx="5334000" cy="2546937"/>
                    </a:xfrm>
                    <a:prstGeom prst="rect">
                      <a:avLst/>
                    </a:prstGeom>
                    <a:noFill/>
                    <a:ln w="9525">
                      <a:noFill/>
                      <a:headEnd/>
                      <a:tailEnd/>
                    </a:ln>
                  </pic:spPr>
                </pic:pic>
              </a:graphicData>
            </a:graphic>
          </wp:inline>
        </w:drawing>
      </w:r>
      <w:bookmarkEnd w:id="240"/>
    </w:p>
    <w:p w14:paraId="722B34AB" w14:textId="77777777" w:rsidR="00534DD7" w:rsidRDefault="002509EB">
      <w:pPr>
        <w:pStyle w:val="ImageCaption"/>
      </w:pPr>
      <w:commentRangeStart w:id="241"/>
      <w:r>
        <w:t>Con</w:t>
      </w:r>
      <w:commentRangeEnd w:id="241"/>
      <w:r w:rsidR="007873A5">
        <w:rPr>
          <w:rStyle w:val="CommentReference"/>
          <w:i w:val="0"/>
        </w:rPr>
        <w:commentReference w:id="241"/>
      </w:r>
      <w:r>
        <w:t xml:space="preserve">tour map showing the probability of chaos for various competition parameters (horizontal axis) and number of species (vertical axis). The consumers’ population is fixed as </w:t>
      </w:r>
      <m:oMath>
        <m:r>
          <w:rPr>
            <w:rFonts w:ascii="Cambria Math" w:hAnsi="Cambria Math"/>
          </w:rPr>
          <m:t>2/3</m:t>
        </m:r>
      </m:oMath>
      <w:r>
        <w:t xml:space="preserve"> of the prey’s population. Notice that chaotic attractors appear more easily (i.e., for smaller systems) the closer is the competition to neutral (i.e., </w:t>
      </w:r>
      <m:oMath>
        <m:r>
          <w:rPr>
            <w:rFonts w:ascii="Cambria Math" w:hAnsi="Cambria Math"/>
          </w:rPr>
          <m:t>ϵ=0</m:t>
        </m:r>
      </m:oMath>
      <w:r>
        <w:t>).</w:t>
      </w:r>
    </w:p>
    <w:p w14:paraId="7E907389" w14:textId="2E706C37" w:rsidR="00534DD7" w:rsidRDefault="002509EB">
      <w:pPr>
        <w:pStyle w:val="BodyText"/>
      </w:pPr>
      <w:del w:id="242" w:author="Egbert van Nes" w:date="2019-02-19T17:33:00Z">
        <w:r w:rsidDel="007873A5">
          <w:delText xml:space="preserve">Indeed </w:delText>
        </w:r>
      </w:del>
      <w:ins w:id="243" w:author="Egbert van Nes" w:date="2019-02-19T17:33:00Z">
        <w:r w:rsidR="007873A5">
          <w:t xml:space="preserve">As expected, </w:t>
        </w:r>
      </w:ins>
      <w:del w:id="244" w:author="Egbert van Nes" w:date="2019-02-19T17:33:00Z">
        <w:r w:rsidDel="007873A5">
          <w:delText>there seems to be</w:delText>
        </w:r>
      </w:del>
      <w:ins w:id="245" w:author="Egbert van Nes" w:date="2019-02-19T17:33:00Z">
        <w:r w:rsidR="007873A5">
          <w:t>we also found</w:t>
        </w:r>
      </w:ins>
      <w:r>
        <w:t xml:space="preserve"> a clear relationship between the probab</w:t>
      </w:r>
      <w:ins w:id="246" w:author="Egbert van Nes" w:date="2019-02-19T17:33:00Z">
        <w:r w:rsidR="007873A5">
          <w:t>i</w:t>
        </w:r>
      </w:ins>
      <w:r>
        <w:t>l</w:t>
      </w:r>
      <w:del w:id="247" w:author="Egbert van Nes" w:date="2019-02-19T17:33:00Z">
        <w:r w:rsidDel="007873A5">
          <w:delText>it</w:delText>
        </w:r>
      </w:del>
      <w:r>
        <w:t xml:space="preserve">ity of chaos and the biodiversity. In all our cases the diversity of chaotic dynamics were highest (figures </w:t>
      </w:r>
      <w:hyperlink w:anchor="fig:Biodiversity">
        <w:r>
          <w:rPr>
            <w:rStyle w:val="Hyperlink"/>
          </w:rPr>
          <w:t>4</w:t>
        </w:r>
      </w:hyperlink>
      <w:r>
        <w:t xml:space="preserve"> B,C) and the overall diversity peaked approximately at the </w:t>
      </w:r>
      <w:ins w:id="248" w:author="Egbert van Nes" w:date="2019-02-19T17:34:00Z">
        <w:r w:rsidR="007873A5">
          <w:t>near-</w:t>
        </w:r>
      </w:ins>
      <w:r>
        <w:t>neutral</w:t>
      </w:r>
      <w:del w:id="249" w:author="Egbert van Nes" w:date="2019-02-19T17:34:00Z">
        <w:r w:rsidDel="007873A5">
          <w:delText>-on-average</w:delText>
        </w:r>
      </w:del>
      <w:r>
        <w:t xml:space="preserve"> situation. </w:t>
      </w:r>
      <w:del w:id="250" w:author="Egbert van Nes" w:date="2019-02-20T10:59:00Z">
        <w:r w:rsidDel="00423CF0">
          <w:delText xml:space="preserve">However </w:delText>
        </w:r>
      </w:del>
      <w:ins w:id="251" w:author="Egbert van Nes" w:date="2019-02-20T10:59:00Z">
        <w:r w:rsidR="00423CF0">
          <w:t>Interestingly</w:t>
        </w:r>
        <w:r w:rsidR="00423CF0">
          <w:t xml:space="preserve"> </w:t>
        </w:r>
      </w:ins>
      <w:r>
        <w:t xml:space="preserve">also the cyclic solutions were clearly much more diverse than cases with stable dynamics (figures </w:t>
      </w:r>
      <w:hyperlink w:anchor="fig:Biodiversity">
        <w:r>
          <w:rPr>
            <w:rStyle w:val="Hyperlink"/>
          </w:rPr>
          <w:t>4</w:t>
        </w:r>
      </w:hyperlink>
      <w:r>
        <w:t xml:space="preserve"> B,C). In fact the difference in biodiversity of the situation with chaos and cycles was rather small (figure </w:t>
      </w:r>
      <w:hyperlink w:anchor="fig:Biodiversity">
        <w:r>
          <w:rPr>
            <w:rStyle w:val="Hyperlink"/>
          </w:rPr>
          <w:t>4</w:t>
        </w:r>
      </w:hyperlink>
      <w:r>
        <w:t xml:space="preserve">.C). </w:t>
      </w:r>
      <w:del w:id="252" w:author="Egbert van Nes" w:date="2019-02-20T11:00:00Z">
        <w:r w:rsidDel="00423CF0">
          <w:delText xml:space="preserve">Despite the </w:delText>
        </w:r>
        <w:commentRangeStart w:id="253"/>
        <w:r w:rsidDel="00423CF0">
          <w:delText>variation is high</w:delText>
        </w:r>
        <w:commentRangeEnd w:id="253"/>
        <w:r w:rsidR="00423CF0" w:rsidDel="00423CF0">
          <w:rPr>
            <w:rStyle w:val="CommentReference"/>
          </w:rPr>
          <w:commentReference w:id="253"/>
        </w:r>
        <w:r w:rsidDel="00423CF0">
          <w:delText xml:space="preserve"> (figure </w:delText>
        </w:r>
        <w:r w:rsidR="00040FC9" w:rsidDel="00423CF0">
          <w:rPr>
            <w:rStyle w:val="Hyperlink"/>
          </w:rPr>
          <w:fldChar w:fldCharType="begin"/>
        </w:r>
        <w:r w:rsidR="00040FC9" w:rsidDel="00423CF0">
          <w:rPr>
            <w:rStyle w:val="Hyperlink"/>
          </w:rPr>
          <w:delInstrText xml:space="preserve"> HYPERLINK \l "fig:Biodiversity" \h </w:delInstrText>
        </w:r>
        <w:r w:rsidR="00040FC9" w:rsidDel="00423CF0">
          <w:rPr>
            <w:rStyle w:val="Hyperlink"/>
          </w:rPr>
          <w:fldChar w:fldCharType="separate"/>
        </w:r>
        <w:r w:rsidDel="00423CF0">
          <w:rPr>
            <w:rStyle w:val="Hyperlink"/>
          </w:rPr>
          <w:delText>4</w:delText>
        </w:r>
        <w:r w:rsidR="00040FC9" w:rsidDel="00423CF0">
          <w:rPr>
            <w:rStyle w:val="Hyperlink"/>
          </w:rPr>
          <w:fldChar w:fldCharType="end"/>
        </w:r>
        <w:r w:rsidDel="00423CF0">
          <w:delText xml:space="preserve">.B), </w:delText>
        </w:r>
      </w:del>
      <w:ins w:id="254" w:author="Egbert van Nes" w:date="2019-02-20T11:00:00Z">
        <w:r w:rsidR="00423CF0">
          <w:t>T</w:t>
        </w:r>
      </w:ins>
      <w:del w:id="255" w:author="Egbert van Nes" w:date="2019-02-20T11:00:00Z">
        <w:r w:rsidDel="00423CF0">
          <w:delText>t</w:delText>
        </w:r>
      </w:del>
      <w:r>
        <w:t xml:space="preserve">his conclusion remains true for food webs of different sizes (figure </w:t>
      </w:r>
      <w:hyperlink w:anchor="fig:BiodBoxAndWhisker">
        <w:r>
          <w:rPr>
            <w:rStyle w:val="Hyperlink"/>
          </w:rPr>
          <w:t>9</w:t>
        </w:r>
      </w:hyperlink>
      <w:r>
        <w:t xml:space="preserve"> in the Online Appendix). From figure </w:t>
      </w:r>
      <w:hyperlink w:anchor="fig:Biodiversity">
        <w:r>
          <w:rPr>
            <w:rStyle w:val="Hyperlink"/>
          </w:rPr>
          <w:t>4</w:t>
        </w:r>
      </w:hyperlink>
      <w:r>
        <w:t>.D, we see that the prey biomass remains relatively stable for the whole range of competition parameters, with the exception of weak interspecific competition, where it reaches a maximum. The predator biomass grows almost linearly as the competition moves leftwards, from neutral-on-average to strong intraspecific, while the prey biomass remains constant. We think this can be understood from the effect of niche complementarity which causes effectively an increase in the total prey biomass. Like in a two-species model this increase in prey biomass results in an increase of predator biomass only (cf. (</w:t>
      </w:r>
      <w:proofErr w:type="spellStart"/>
      <w:r>
        <w:t>Rosenzweig</w:t>
      </w:r>
      <w:proofErr w:type="spellEnd"/>
      <w:r>
        <w:t xml:space="preserve"> and MacArthur 1963)).</w:t>
      </w:r>
    </w:p>
    <w:p w14:paraId="06AD52DF" w14:textId="77777777" w:rsidR="00534DD7" w:rsidRDefault="002509EB">
      <w:pPr>
        <w:pStyle w:val="CaptionedFigure"/>
      </w:pPr>
      <w:bookmarkStart w:id="256" w:name="fig:Biodiversity"/>
      <w:r>
        <w:rPr>
          <w:noProof/>
          <w:lang w:val="en-GB" w:eastAsia="en-GB"/>
        </w:rPr>
        <w:lastRenderedPageBreak/>
        <w:drawing>
          <wp:inline distT="0" distB="0" distL="0" distR="0" wp14:anchorId="76F3801B" wp14:editId="768683EA">
            <wp:extent cx="5334000" cy="2546937"/>
            <wp:effectExtent l="0" t="0" r="0" b="0"/>
            <wp:docPr id="4" name="Picture" descr="Results for a food web with 8 predator and 12 prey species. Food webs of different sizes show similar results (see 6.1 in Online Appendix). For each value of the competition parameter, 200 randomly drawn ecosystems were simulated and classified as regular, cyclic or chaotic. Additionally, the number of non-extinct prey species after a stabilization run was registered. Panel A. Ratio of each dynamic regime vs. competition parameter. Panel B. Biodiversity vs. asymptotic regime. Box and whisker plot of the average number of non-extinct prey species grouped by asymptotic regime. Panel C. Average prey biodiversity vs. competition parameter. The dashed line shows the average number of non-extinct prey species grouped by competition parameter. The colored circles represent the average prey biodiversity of the simulations, additionally grouped by dynamical regime (stable, cyclic and chaotic). The relative size of the circles represents the ratio of simulations that led to regular or chaotic dynamics. Panel D. Average biomasses grouped by trophic level vs. competition parameter. The width represents standard deviation."/>
            <wp:cNvGraphicFramePr/>
            <a:graphic xmlns:a="http://schemas.openxmlformats.org/drawingml/2006/main">
              <a:graphicData uri="http://schemas.openxmlformats.org/drawingml/2006/picture">
                <pic:pic xmlns:pic="http://schemas.openxmlformats.org/drawingml/2006/picture">
                  <pic:nvPicPr>
                    <pic:cNvPr id="0" name="Picture" descr="best.png"/>
                    <pic:cNvPicPr>
                      <a:picLocks noChangeAspect="1" noChangeArrowheads="1"/>
                    </pic:cNvPicPr>
                  </pic:nvPicPr>
                  <pic:blipFill>
                    <a:blip r:embed="rId13"/>
                    <a:stretch>
                      <a:fillRect/>
                    </a:stretch>
                  </pic:blipFill>
                  <pic:spPr bwMode="auto">
                    <a:xfrm>
                      <a:off x="0" y="0"/>
                      <a:ext cx="5334000" cy="2546937"/>
                    </a:xfrm>
                    <a:prstGeom prst="rect">
                      <a:avLst/>
                    </a:prstGeom>
                    <a:noFill/>
                    <a:ln w="9525">
                      <a:noFill/>
                      <a:headEnd/>
                      <a:tailEnd/>
                    </a:ln>
                  </pic:spPr>
                </pic:pic>
              </a:graphicData>
            </a:graphic>
          </wp:inline>
        </w:drawing>
      </w:r>
      <w:bookmarkEnd w:id="256"/>
    </w:p>
    <w:p w14:paraId="4250F17B" w14:textId="06CA072B" w:rsidR="00534DD7" w:rsidRDefault="002509EB">
      <w:pPr>
        <w:pStyle w:val="ImageCaption"/>
      </w:pPr>
      <w:r>
        <w:t xml:space="preserve">Results for </w:t>
      </w:r>
      <w:del w:id="257" w:author="Egbert van Nes" w:date="2019-02-20T11:06:00Z">
        <w:r w:rsidDel="00423CF0">
          <w:delText xml:space="preserve">a </w:delText>
        </w:r>
      </w:del>
      <w:r>
        <w:t>food web</w:t>
      </w:r>
      <w:ins w:id="258" w:author="Egbert van Nes" w:date="2019-02-20T11:06:00Z">
        <w:r w:rsidR="00423CF0">
          <w:t>s</w:t>
        </w:r>
      </w:ins>
      <w:r>
        <w:t xml:space="preserve"> with </w:t>
      </w:r>
      <m:oMath>
        <m:r>
          <w:rPr>
            <w:rFonts w:ascii="Cambria Math" w:hAnsi="Cambria Math"/>
          </w:rPr>
          <m:t>8</m:t>
        </m:r>
      </m:oMath>
      <w:r>
        <w:t xml:space="preserve"> predator and </w:t>
      </w:r>
      <m:oMath>
        <m:r>
          <w:rPr>
            <w:rFonts w:ascii="Cambria Math" w:hAnsi="Cambria Math"/>
          </w:rPr>
          <m:t>12</m:t>
        </m:r>
      </m:oMath>
      <w:r>
        <w:t xml:space="preserve"> prey species. Food webs of different sizes show similar results (see </w:t>
      </w:r>
      <w:ins w:id="259" w:author="Egbert van Nes" w:date="2019-02-20T11:06:00Z">
        <w:r w:rsidR="00423CF0">
          <w:t xml:space="preserve">Fig? </w:t>
        </w:r>
      </w:ins>
      <w:hyperlink w:anchor="subsec:GeneralResults">
        <w:r>
          <w:rPr>
            <w:rStyle w:val="Hyperlink"/>
          </w:rPr>
          <w:t>6.1</w:t>
        </w:r>
      </w:hyperlink>
      <w:r>
        <w:t xml:space="preserve"> in Online Appendix). </w:t>
      </w:r>
      <w:del w:id="260" w:author="Egbert van Nes" w:date="2019-02-20T11:04:00Z">
        <w:r w:rsidDel="00423CF0">
          <w:delText xml:space="preserve">For each value of the competition parameter, </w:delText>
        </w:r>
        <m:oMath>
          <m:r>
            <w:rPr>
              <w:rFonts w:ascii="Cambria Math" w:hAnsi="Cambria Math"/>
            </w:rPr>
            <m:t>200</m:t>
          </m:r>
        </m:oMath>
        <w:r w:rsidDel="00423CF0">
          <w:delText xml:space="preserve"> randomly drawn ecosystems were simulated and classified as regular, cyclic or chaotic. Additionally, the number of non-extinct prey species after a stabilization run was registered. </w:delText>
        </w:r>
      </w:del>
      <w:r>
        <w:rPr>
          <w:b/>
        </w:rPr>
        <w:t>Panel A</w:t>
      </w:r>
      <w:r>
        <w:t xml:space="preserve">. </w:t>
      </w:r>
      <w:del w:id="261" w:author="Egbert van Nes" w:date="2019-02-20T11:07:00Z">
        <w:r w:rsidDel="00423CF0">
          <w:delText xml:space="preserve">Ratio </w:delText>
        </w:r>
      </w:del>
      <w:ins w:id="262" w:author="Egbert van Nes" w:date="2019-02-20T11:07:00Z">
        <w:r w:rsidR="00423CF0">
          <w:t>fraction</w:t>
        </w:r>
        <w:r w:rsidR="00423CF0">
          <w:t xml:space="preserve"> </w:t>
        </w:r>
      </w:ins>
      <w:r>
        <w:t xml:space="preserve">of each dynamic regime </w:t>
      </w:r>
      <w:del w:id="263" w:author="Egbert van Nes" w:date="2019-02-20T11:07:00Z">
        <w:r w:rsidDel="00423CF0">
          <w:delText>vs</w:delText>
        </w:r>
      </w:del>
      <w:ins w:id="264" w:author="Egbert van Nes" w:date="2019-02-20T11:07:00Z">
        <w:r w:rsidR="00423CF0">
          <w:t>as function of</w:t>
        </w:r>
      </w:ins>
      <w:del w:id="265" w:author="Egbert van Nes" w:date="2019-02-20T11:07:00Z">
        <w:r w:rsidDel="00423CF0">
          <w:delText>.</w:delText>
        </w:r>
      </w:del>
      <w:r>
        <w:t xml:space="preserve"> competition parameter</w:t>
      </w:r>
      <w:ins w:id="266" w:author="Egbert van Nes" w:date="2019-02-20T11:07:00Z">
        <w:r w:rsidR="00423CF0">
          <w:t xml:space="preserve"> (n=200)</w:t>
        </w:r>
      </w:ins>
      <w:r>
        <w:t xml:space="preserve">. </w:t>
      </w:r>
      <w:r>
        <w:rPr>
          <w:b/>
        </w:rPr>
        <w:t>Panel B</w:t>
      </w:r>
      <w:r>
        <w:t xml:space="preserve">. </w:t>
      </w:r>
      <w:del w:id="267" w:author="Egbert van Nes" w:date="2019-02-20T11:08:00Z">
        <w:r w:rsidDel="00423CF0">
          <w:delText xml:space="preserve">Biodiversity vs. asymptotic regime. </w:delText>
        </w:r>
      </w:del>
      <w:r>
        <w:t xml:space="preserve">Box and whisker plot of the average number of non-extinct prey species grouped by asymptotic regime. </w:t>
      </w:r>
      <w:r>
        <w:rPr>
          <w:b/>
        </w:rPr>
        <w:t>Panel C</w:t>
      </w:r>
      <w:r>
        <w:t xml:space="preserve">. Average prey biodiversity </w:t>
      </w:r>
      <w:del w:id="268" w:author="Egbert van Nes" w:date="2019-02-20T11:08:00Z">
        <w:r w:rsidDel="0088597A">
          <w:delText>vs</w:delText>
        </w:r>
      </w:del>
      <w:ins w:id="269" w:author="Egbert van Nes" w:date="2019-02-20T11:08:00Z">
        <w:r w:rsidR="0088597A">
          <w:t>as function of</w:t>
        </w:r>
      </w:ins>
      <w:r>
        <w:t xml:space="preserve">. competition parameter. The dashed line shows the average number of non-extinct prey species grouped by competition parameter. The colored circles represent the average prey biodiversity of the simulations, additionally grouped by dynamical regime (stable, cyclic and chaotic). The relative size of the circles represents the ratio of simulations that led to </w:t>
      </w:r>
      <w:del w:id="270" w:author="Egbert van Nes" w:date="2019-02-20T11:09:00Z">
        <w:r w:rsidDel="0088597A">
          <w:delText xml:space="preserve">regular or chaotic </w:delText>
        </w:r>
      </w:del>
      <w:ins w:id="271" w:author="Egbert van Nes" w:date="2019-02-20T11:09:00Z">
        <w:r w:rsidR="0088597A">
          <w:t xml:space="preserve">each kind of </w:t>
        </w:r>
      </w:ins>
      <w:r>
        <w:t xml:space="preserve">dynamics. </w:t>
      </w:r>
      <w:r>
        <w:rPr>
          <w:b/>
        </w:rPr>
        <w:t>Panel D</w:t>
      </w:r>
      <w:r>
        <w:t>. Average biomasses grouped by trophic level vs. competition parameter. The width represents standard deviation.</w:t>
      </w:r>
    </w:p>
    <w:p w14:paraId="364CC590" w14:textId="77777777" w:rsidR="00534DD7" w:rsidRDefault="002509EB">
      <w:pPr>
        <w:pStyle w:val="Heading1"/>
      </w:pPr>
      <w:bookmarkStart w:id="272" w:name="sec:Discussion"/>
      <w:r>
        <w:t>Discussion</w:t>
      </w:r>
      <w:bookmarkEnd w:id="272"/>
    </w:p>
    <w:p w14:paraId="3A4402E6" w14:textId="0CFE99E8" w:rsidR="00534DD7" w:rsidRDefault="002509EB">
      <w:pPr>
        <w:pStyle w:val="FirstParagraph"/>
      </w:pPr>
      <w:del w:id="273" w:author="Egbert van Nes" w:date="2019-02-20T11:11:00Z">
        <w:r w:rsidDel="0088597A">
          <w:delText>The asymptotic dynamics of our model are affected by the strength of intraspecific competition compared to interspecific competition. Interestingly, w</w:delText>
        </w:r>
      </w:del>
      <w:ins w:id="274" w:author="Egbert van Nes" w:date="2019-02-20T11:11:00Z">
        <w:r w:rsidR="0088597A">
          <w:t>W</w:t>
        </w:r>
      </w:ins>
      <w:r>
        <w:t xml:space="preserve">e find that competition close to neutrality significantly increases the chances of chaotic </w:t>
      </w:r>
      <w:proofErr w:type="spellStart"/>
      <w:r>
        <w:t>behaviour</w:t>
      </w:r>
      <w:proofErr w:type="spellEnd"/>
      <w:r>
        <w:t xml:space="preserve">. </w:t>
      </w:r>
      <w:del w:id="275" w:author="Egbert van Nes" w:date="2019-02-20T11:12:00Z">
        <w:r w:rsidDel="0088597A">
          <w:delText xml:space="preserve">This suggests that in a system with predation, neutrality-on-average at the competition level may increase the probability of complex dynamics if the species are not equally prone to predation. </w:delText>
        </w:r>
      </w:del>
      <w:del w:id="276" w:author="Egbert van Nes" w:date="2019-02-20T11:14:00Z">
        <w:r w:rsidDel="0088597A">
          <w:delText>We also found a clear correlation between non-stable dynamics and a higher prey biodiversity</w:delText>
        </w:r>
      </w:del>
      <w:del w:id="277" w:author="Egbert van Nes" w:date="2019-02-20T11:13:00Z">
        <w:r w:rsidDel="0088597A">
          <w:delText>, being</w:delText>
        </w:r>
      </w:del>
      <w:del w:id="278" w:author="Egbert van Nes" w:date="2019-02-20T11:14:00Z">
        <w:r w:rsidDel="0088597A">
          <w:delText xml:space="preserve"> </w:delText>
        </w:r>
      </w:del>
      <w:del w:id="279" w:author="Egbert van Nes" w:date="2019-02-20T11:13:00Z">
        <w:r w:rsidDel="0088597A">
          <w:delText>c</w:delText>
        </w:r>
      </w:del>
      <w:del w:id="280" w:author="Egbert van Nes" w:date="2019-02-20T11:14:00Z">
        <w:r w:rsidDel="0088597A">
          <w:delText>haotic dynamics more efficient than cyclic at harboring a higher biodiversity.</w:delText>
        </w:r>
      </w:del>
      <w:ins w:id="281" w:author="Egbert van Nes" w:date="2019-02-20T11:17:00Z">
        <w:r w:rsidR="0088597A">
          <w:t>This peak in chaotic dynamics indeed coinc</w:t>
        </w:r>
        <w:r w:rsidR="00046905">
          <w:t xml:space="preserve">ided with a </w:t>
        </w:r>
      </w:ins>
      <w:ins w:id="282" w:author="Egbert van Nes" w:date="2019-02-20T11:24:00Z">
        <w:r w:rsidR="00046905">
          <w:t>peak in</w:t>
        </w:r>
      </w:ins>
      <w:ins w:id="283" w:author="Egbert van Nes" w:date="2019-02-20T11:17:00Z">
        <w:r w:rsidR="00046905">
          <w:t xml:space="preserve"> biodiversity</w:t>
        </w:r>
      </w:ins>
      <w:ins w:id="284" w:author="Egbert van Nes" w:date="2019-02-20T11:14:00Z">
        <w:r w:rsidR="0088597A">
          <w:t>.</w:t>
        </w:r>
      </w:ins>
      <w:r>
        <w:t xml:space="preserve"> </w:t>
      </w:r>
      <w:del w:id="285" w:author="Egbert van Nes" w:date="2019-02-20T11:21:00Z">
        <w:r w:rsidDel="00046905">
          <w:delText xml:space="preserve">This allows us to conclude that chaos improves the chances for a higher number of coexisting species in our model. </w:delText>
        </w:r>
      </w:del>
      <w:r>
        <w:t xml:space="preserve">These observations, </w:t>
      </w:r>
      <w:del w:id="286" w:author="Egbert van Nes" w:date="2019-02-20T11:22:00Z">
        <w:r w:rsidDel="00046905">
          <w:delText xml:space="preserve">when put together, </w:delText>
        </w:r>
      </w:del>
      <w:r>
        <w:t>suggest that the hypothesis of non-equilibrium (</w:t>
      </w:r>
      <w:proofErr w:type="spellStart"/>
      <w:r>
        <w:t>Huisman</w:t>
      </w:r>
      <w:proofErr w:type="spellEnd"/>
      <w:r>
        <w:t xml:space="preserve"> and Weissing 1999) and Hubbell’s hypothesis of neutrality are not completely independent (see figure </w:t>
      </w:r>
      <w:hyperlink w:anchor="fig:GapInKnowledge">
        <w:r>
          <w:rPr>
            <w:rStyle w:val="Hyperlink"/>
          </w:rPr>
          <w:t>5</w:t>
        </w:r>
      </w:hyperlink>
      <w:r>
        <w:t>).</w:t>
      </w:r>
      <w:ins w:id="287" w:author="Egbert van Nes" w:date="2019-02-20T11:22:00Z">
        <w:r w:rsidR="00046905">
          <w:t xml:space="preserve"> Additionally we observed that also </w:t>
        </w:r>
      </w:ins>
      <w:ins w:id="288" w:author="Egbert van Nes" w:date="2019-02-20T11:26:00Z">
        <w:r w:rsidR="00046905">
          <w:t xml:space="preserve">non-chaotic </w:t>
        </w:r>
      </w:ins>
      <w:ins w:id="289" w:author="Egbert van Nes" w:date="2019-02-20T11:22:00Z">
        <w:r w:rsidR="00046905">
          <w:t xml:space="preserve">periodic dynamics  led to a higher biodiversity than stable </w:t>
        </w:r>
      </w:ins>
      <w:ins w:id="290" w:author="Egbert van Nes" w:date="2019-02-20T11:26:00Z">
        <w:r w:rsidR="00046905">
          <w:t>equilibria</w:t>
        </w:r>
      </w:ins>
      <w:ins w:id="291" w:author="Egbert van Nes" w:date="2019-02-20T11:22:00Z">
        <w:r w:rsidR="00046905">
          <w:t>.</w:t>
        </w:r>
      </w:ins>
    </w:p>
    <w:p w14:paraId="5E30065F" w14:textId="2F713094" w:rsidR="00534DD7" w:rsidRDefault="002509EB">
      <w:pPr>
        <w:pStyle w:val="BodyText"/>
      </w:pPr>
      <w:del w:id="292" w:author="Egbert van Nes" w:date="2019-02-20T11:28:00Z">
        <w:r w:rsidDel="00046905">
          <w:lastRenderedPageBreak/>
          <w:delText>In the spirit of mathematical modelling, we chose the simplest realization required for the effects to be observed.</w:delText>
        </w:r>
      </w:del>
      <w:r>
        <w:t xml:space="preserve"> </w:t>
      </w:r>
      <w:ins w:id="293" w:author="Egbert van Nes" w:date="2019-02-20T11:38:00Z">
        <w:r w:rsidR="004359DC">
          <w:t>Our result seemed to be robust against changes in the number of species. However, t</w:t>
        </w:r>
      </w:ins>
      <w:ins w:id="294" w:author="Egbert van Nes" w:date="2019-02-20T11:33:00Z">
        <w:r w:rsidR="004359DC">
          <w:t xml:space="preserve">he probability of chaotic dynamics is dependent on the model details and </w:t>
        </w:r>
      </w:ins>
      <w:ins w:id="295" w:author="Egbert van Nes" w:date="2019-02-20T11:38:00Z">
        <w:r w:rsidR="00426525">
          <w:t xml:space="preserve">all </w:t>
        </w:r>
      </w:ins>
      <w:ins w:id="296" w:author="Egbert van Nes" w:date="2019-02-20T11:33:00Z">
        <w:r w:rsidR="004359DC">
          <w:t>parameters (Dakos, et al.</w:t>
        </w:r>
      </w:ins>
      <w:ins w:id="297" w:author="Egbert van Nes" w:date="2019-02-20T11:34:00Z">
        <w:r w:rsidR="004359DC">
          <w:t xml:space="preserve"> 2009).</w:t>
        </w:r>
      </w:ins>
      <w:ins w:id="298" w:author="Egbert van Nes" w:date="2019-02-20T11:33:00Z">
        <w:r w:rsidR="004359DC">
          <w:t xml:space="preserve"> </w:t>
        </w:r>
      </w:ins>
      <w:r>
        <w:t xml:space="preserve">We explored the variation away from neutrality only </w:t>
      </w:r>
      <w:ins w:id="299" w:author="Egbert van Nes" w:date="2019-02-20T11:39:00Z">
        <w:r w:rsidR="00426525">
          <w:t>by changing</w:t>
        </w:r>
      </w:ins>
      <w:del w:id="300" w:author="Egbert van Nes" w:date="2019-02-20T11:39:00Z">
        <w:r w:rsidDel="00426525">
          <w:delText>along</w:delText>
        </w:r>
      </w:del>
      <w:r>
        <w:t xml:space="preserve"> the </w:t>
      </w:r>
      <w:del w:id="301" w:author="Egbert van Nes" w:date="2019-02-20T11:39:00Z">
        <w:r w:rsidDel="00426525">
          <w:delText>stabilizing/destabilizing</w:delText>
        </w:r>
      </w:del>
      <w:ins w:id="302" w:author="Egbert van Nes" w:date="2019-02-20T11:39:00Z">
        <w:r w:rsidR="00426525">
          <w:t>competition strength</w:t>
        </w:r>
      </w:ins>
      <w:del w:id="303" w:author="Egbert van Nes" w:date="2019-02-20T11:39:00Z">
        <w:r w:rsidDel="00426525">
          <w:delText xml:space="preserve"> axis</w:delText>
        </w:r>
      </w:del>
      <w:r>
        <w:t xml:space="preserve">. We didn’t use </w:t>
      </w:r>
      <w:proofErr w:type="spellStart"/>
      <w:r>
        <w:t>Allee</w:t>
      </w:r>
      <w:proofErr w:type="spellEnd"/>
      <w:r>
        <w:t xml:space="preserve"> effect</w:t>
      </w:r>
      <w:ins w:id="304" w:author="Egbert van Nes" w:date="2019-02-20T11:39:00Z">
        <w:r w:rsidR="00426525">
          <w:t>s</w:t>
        </w:r>
      </w:ins>
      <w:r>
        <w:t>, nor noise, nor species-specific carrying capacities, and the functional form of each term has been chosen to account for satiation and saturation in the simplest possible ways. This opens the door to perform similar analyses in the future using more sophisticated models.</w:t>
      </w:r>
    </w:p>
    <w:p w14:paraId="73715C06" w14:textId="7E4BF2F8" w:rsidR="00534DD7" w:rsidRDefault="002509EB">
      <w:pPr>
        <w:pStyle w:val="BodyText"/>
      </w:pPr>
      <w:r>
        <w:t>Both the competition and predation parameter sets were drawn from probability distributions. The interactions in our system can be interpreted as a weighted network with a high connectivity. In nature, trophic networks tend to show modular structure with various clusters (</w:t>
      </w:r>
      <w:proofErr w:type="spellStart"/>
      <w:r>
        <w:t>Thebault</w:t>
      </w:r>
      <w:proofErr w:type="spellEnd"/>
      <w:r>
        <w:t xml:space="preserve"> and Fontaine 2010). Our simplified model could be interpreted as representing one of those densely connected modules.</w:t>
      </w:r>
      <w:del w:id="305" w:author="Egbert van Nes" w:date="2019-02-20T11:44:00Z">
        <w:r w:rsidDel="00426525">
          <w:delText xml:space="preserve"> It is known that the asymptotic behaviour of this kind of systems can be very sensitive to the parameters choice</w:delText>
        </w:r>
      </w:del>
      <w:r>
        <w:t>.</w:t>
      </w:r>
      <w:ins w:id="306" w:author="Egbert van Nes" w:date="2019-02-20T11:44:00Z">
        <w:r w:rsidR="00426525">
          <w:t xml:space="preserve"> Moreover </w:t>
        </w:r>
      </w:ins>
      <w:ins w:id="307" w:author="Egbert van Nes" w:date="2019-02-20T11:45:00Z">
        <w:r w:rsidR="00426525">
          <w:t>the competition matrix can be chosen in a more advanced way, for instance accounting for rock-paper-scissors competition</w:t>
        </w:r>
      </w:ins>
      <w:del w:id="308" w:author="Egbert van Nes" w:date="2019-02-20T11:45:00Z">
        <w:r w:rsidDel="00426525">
          <w:delText xml:space="preserve"> In particular, introducing correlations between parameters can greatly modify the probabilities of chaotic attractors to be reached</w:delText>
        </w:r>
      </w:del>
      <w:r>
        <w:t xml:space="preserve"> (</w:t>
      </w:r>
      <w:del w:id="309" w:author="Egbert van Nes" w:date="2019-02-20T11:47:00Z">
        <w:r w:rsidDel="00426525">
          <w:delText xml:space="preserve">see for instance </w:delText>
        </w:r>
      </w:del>
      <w:ins w:id="310" w:author="Egbert van Nes" w:date="2019-02-20T11:47:00Z">
        <w:r w:rsidR="00426525">
          <w:t>(</w:t>
        </w:r>
      </w:ins>
      <w:proofErr w:type="spellStart"/>
      <w:r>
        <w:t>Huisman</w:t>
      </w:r>
      <w:proofErr w:type="spellEnd"/>
      <w:r>
        <w:t xml:space="preserve"> et al. </w:t>
      </w:r>
      <w:del w:id="311" w:author="Egbert van Nes" w:date="2019-02-20T11:47:00Z">
        <w:r w:rsidDel="00426525">
          <w:delText>(</w:delText>
        </w:r>
      </w:del>
      <w:r>
        <w:t>2001)</w:t>
      </w:r>
      <w:del w:id="312" w:author="Egbert van Nes" w:date="2019-02-20T11:41:00Z">
        <w:r w:rsidDel="00426525">
          <w:delText>, in response to the letter Schippers et al. (2001)</w:delText>
        </w:r>
      </w:del>
      <w:del w:id="313" w:author="Egbert van Nes" w:date="2019-02-20T11:47:00Z">
        <w:r w:rsidDel="00426525">
          <w:delText>)</w:delText>
        </w:r>
      </w:del>
      <w:r>
        <w:t xml:space="preserve">. In the present paper </w:t>
      </w:r>
      <w:del w:id="314" w:author="Egbert van Nes" w:date="2019-02-20T11:48:00Z">
        <w:r w:rsidDel="00426525">
          <w:delText xml:space="preserve">we didn’t introduce any correlation, i.e., all </w:delText>
        </w:r>
      </w:del>
      <w:r>
        <w:t>our random parameters were drawn independently</w:t>
      </w:r>
      <w:del w:id="315" w:author="Egbert van Nes" w:date="2019-02-20T11:48:00Z">
        <w:r w:rsidDel="00426525">
          <w:delText xml:space="preserve"> from the others</w:delText>
        </w:r>
      </w:del>
      <w:r>
        <w:t xml:space="preserve">. Studying the effect of different physiological scenarios (in the sense of </w:t>
      </w:r>
      <w:proofErr w:type="spellStart"/>
      <w:r>
        <w:t>Huisman</w:t>
      </w:r>
      <w:proofErr w:type="spellEnd"/>
      <w:r>
        <w:t xml:space="preserve"> et al. (2001), that is, constrains between the parameters) on the probabilities of chaos could be a continuation to this paper.</w:t>
      </w:r>
    </w:p>
    <w:p w14:paraId="5EE45980" w14:textId="1DF8A7A7" w:rsidR="00534DD7" w:rsidRDefault="002509EB">
      <w:pPr>
        <w:pStyle w:val="BodyText"/>
      </w:pPr>
      <w:r>
        <w:t>Due to the large number of simulations made, we had to rely on automatic methods for detecting chaos. Automatic detection of chaos by numerical methods has fundamental limitations, especially for high dimensional systems like ours. Most of them can be boiled down to the fact that, in general, numerical methods cannot distinguish robustly between long, complicated transients and genuine chaos. Our motivation to cho</w:t>
      </w:r>
      <w:ins w:id="316" w:author="Egbert van Nes" w:date="2019-02-20T11:49:00Z">
        <w:r w:rsidR="00907948">
          <w:t>o</w:t>
        </w:r>
      </w:ins>
      <w:r>
        <w:t xml:space="preserve">se the </w:t>
      </w:r>
      <w:proofErr w:type="spellStart"/>
      <w:r>
        <w:t>Gottwald</w:t>
      </w:r>
      <w:proofErr w:type="spellEnd"/>
      <w:r>
        <w:t xml:space="preserve"> - Melbourne test (</w:t>
      </w:r>
      <w:proofErr w:type="spellStart"/>
      <w:r>
        <w:t>Gottwald</w:t>
      </w:r>
      <w:proofErr w:type="spellEnd"/>
      <w:r>
        <w:t xml:space="preserve"> and Melbourne 2009) was threefold: it discriminates between stable, cyclic and chaotic, it escalates easily to systems of higher dimensions, its computation is fast and it performs better than any other method we tried when compared to the visual inspection of the time series. </w:t>
      </w:r>
      <w:del w:id="317" w:author="Egbert van Nes" w:date="2019-02-20T11:52:00Z">
        <w:r w:rsidDel="00907948">
          <w:delText xml:space="preserve">Additionally, we expect that the </w:delText>
        </w:r>
      </w:del>
      <w:del w:id="318" w:author="Egbert van Nes" w:date="2019-02-20T11:50:00Z">
        <w:r w:rsidDel="00907948">
          <w:delText xml:space="preserve">massive </w:delText>
        </w:r>
      </w:del>
      <w:del w:id="319" w:author="Egbert van Nes" w:date="2019-02-20T11:52:00Z">
        <w:r w:rsidDel="00907948">
          <w:delText xml:space="preserve">number of simulated ecosystems will minimize the effect of possible wrongly classified time series. </w:delText>
        </w:r>
      </w:del>
      <w:del w:id="320" w:author="Egbert van Nes" w:date="2019-02-20T11:50:00Z">
        <w:r w:rsidDel="00907948">
          <w:delText>For these reasons, we think tha</w:delText>
        </w:r>
      </w:del>
      <w:ins w:id="321" w:author="Egbert van Nes" w:date="2019-02-20T11:52:00Z">
        <w:r w:rsidR="00907948">
          <w:t xml:space="preserve">Although we cannot exclude that we misinterpreted some </w:t>
        </w:r>
      </w:ins>
      <w:ins w:id="322" w:author="Egbert van Nes" w:date="2019-02-20T11:53:00Z">
        <w:r w:rsidR="00907948">
          <w:t xml:space="preserve">of the </w:t>
        </w:r>
      </w:ins>
      <w:ins w:id="323" w:author="Egbert van Nes" w:date="2019-02-20T11:52:00Z">
        <w:r w:rsidR="00907948">
          <w:t>generated time series</w:t>
        </w:r>
      </w:ins>
      <w:ins w:id="324" w:author="Egbert van Nes" w:date="2019-02-20T11:53:00Z">
        <w:r w:rsidR="00907948">
          <w:t xml:space="preserve"> due to long transients</w:t>
        </w:r>
      </w:ins>
      <w:ins w:id="325" w:author="Egbert van Nes" w:date="2019-02-20T11:52:00Z">
        <w:r w:rsidR="00907948">
          <w:t>, we don</w:t>
        </w:r>
      </w:ins>
      <w:ins w:id="326" w:author="Egbert van Nes" w:date="2019-02-20T11:55:00Z">
        <w:r w:rsidR="00907948">
          <w:t>’t think this affect</w:t>
        </w:r>
      </w:ins>
      <w:ins w:id="327" w:author="Egbert van Nes" w:date="2019-02-20T11:57:00Z">
        <w:r w:rsidR="00907948">
          <w:t xml:space="preserve">ed </w:t>
        </w:r>
      </w:ins>
      <w:ins w:id="328" w:author="Egbert van Nes" w:date="2019-02-20T11:55:00Z">
        <w:r w:rsidR="00907948">
          <w:t>the overall patterns</w:t>
        </w:r>
      </w:ins>
      <w:ins w:id="329" w:author="Egbert van Nes" w:date="2019-02-20T11:56:00Z">
        <w:r w:rsidR="00907948">
          <w:t>, as</w:t>
        </w:r>
      </w:ins>
      <w:ins w:id="330" w:author="Egbert van Nes" w:date="2019-02-20T11:55:00Z">
        <w:r w:rsidR="00907948">
          <w:t xml:space="preserve"> </w:t>
        </w:r>
      </w:ins>
      <w:ins w:id="331" w:author="Egbert van Nes" w:date="2019-02-20T11:56:00Z">
        <w:r w:rsidR="00907948">
          <w:t xml:space="preserve">they </w:t>
        </w:r>
      </w:ins>
      <w:ins w:id="332" w:author="Egbert van Nes" w:date="2019-02-20T11:55:00Z">
        <w:r w:rsidR="00907948">
          <w:t>were very robust in all our simulations.</w:t>
        </w:r>
      </w:ins>
      <w:del w:id="333" w:author="Egbert van Nes" w:date="2019-02-20T11:50:00Z">
        <w:r w:rsidDel="00907948">
          <w:delText>t our approach to chaos detection, despite being open to improvement, suffices to detect the overall patterns.</w:delText>
        </w:r>
      </w:del>
    </w:p>
    <w:p w14:paraId="794A5F22" w14:textId="547672F6" w:rsidR="00534DD7" w:rsidRDefault="002509EB">
      <w:pPr>
        <w:pStyle w:val="BodyText"/>
      </w:pPr>
      <w:r>
        <w:t xml:space="preserve">Our results suggest a fundamentally new way in which </w:t>
      </w:r>
      <w:ins w:id="334" w:author="Egbert van Nes" w:date="2019-02-20T11:57:00Z">
        <w:r w:rsidR="00907948">
          <w:t>near-</w:t>
        </w:r>
      </w:ins>
      <w:r>
        <w:t>neutrality</w:t>
      </w:r>
      <w:del w:id="335" w:author="Egbert van Nes" w:date="2019-02-20T11:57:00Z">
        <w:r w:rsidDel="00907948">
          <w:delText>-on-aver</w:delText>
        </w:r>
      </w:del>
      <w:del w:id="336" w:author="Egbert van Nes" w:date="2019-02-20T11:58:00Z">
        <w:r w:rsidDel="00907948">
          <w:delText>age</w:delText>
        </w:r>
      </w:del>
      <w:r>
        <w:t xml:space="preserve"> may promote biodiversity. In addition to weakening the forces of competitive exclusion (Scheffer, </w:t>
      </w:r>
      <w:ins w:id="337" w:author="Egbert van Nes" w:date="2019-02-20T11:31:00Z">
        <w:r w:rsidR="004359DC">
          <w:t xml:space="preserve">Van </w:t>
        </w:r>
      </w:ins>
      <w:r>
        <w:t xml:space="preserve">Nes, and Vergnon 2018), our analyses reveal that near neutrality may boost the chances for chaotic </w:t>
      </w:r>
      <w:del w:id="338" w:author="Egbert van Nes" w:date="2019-02-20T11:58:00Z">
        <w:r w:rsidDel="00907948">
          <w:delText>and</w:delText>
        </w:r>
        <w:commentRangeStart w:id="339"/>
        <w:r w:rsidDel="00907948">
          <w:delText xml:space="preserve"> cyclic</w:delText>
        </w:r>
      </w:del>
      <w:commentRangeEnd w:id="339"/>
      <w:r w:rsidR="00907948">
        <w:rPr>
          <w:rStyle w:val="CommentReference"/>
        </w:rPr>
        <w:commentReference w:id="339"/>
      </w:r>
      <w:del w:id="340" w:author="Egbert van Nes" w:date="2019-02-20T11:58:00Z">
        <w:r w:rsidDel="00907948">
          <w:delText xml:space="preserve"> </w:delText>
        </w:r>
      </w:del>
      <w:r>
        <w:t>dynamics. As chaos and cycles may facilitate super-saturated co-existence, our findings point to a potentially widespread mechanism of maintaining biodiversity.</w:t>
      </w:r>
    </w:p>
    <w:p w14:paraId="3530A12D" w14:textId="77777777" w:rsidR="00534DD7" w:rsidRDefault="002509EB">
      <w:pPr>
        <w:pStyle w:val="CaptionedFigure"/>
      </w:pPr>
      <w:bookmarkStart w:id="341" w:name="fig:GapInKnowledge"/>
      <w:r>
        <w:rPr>
          <w:noProof/>
          <w:lang w:val="en-GB" w:eastAsia="en-GB"/>
        </w:rPr>
        <w:lastRenderedPageBreak/>
        <w:drawing>
          <wp:inline distT="0" distB="0" distL="0" distR="0" wp14:anchorId="217FAECE" wp14:editId="3A61E5FC">
            <wp:extent cx="4734084" cy="3217220"/>
            <wp:effectExtent l="0" t="0" r="0" b="0"/>
            <wp:docPr id="5" name="Picture" descr="In our model, neutrality and chaos are not independent explanations of coexistence."/>
            <wp:cNvGraphicFramePr/>
            <a:graphic xmlns:a="http://schemas.openxmlformats.org/drawingml/2006/main">
              <a:graphicData uri="http://schemas.openxmlformats.org/drawingml/2006/picture">
                <pic:pic xmlns:pic="http://schemas.openxmlformats.org/drawingml/2006/picture">
                  <pic:nvPicPr>
                    <pic:cNvPr id="0" name="Picture" descr="graphical_abstract.png"/>
                    <pic:cNvPicPr>
                      <a:picLocks noChangeAspect="1" noChangeArrowheads="1"/>
                    </pic:cNvPicPr>
                  </pic:nvPicPr>
                  <pic:blipFill>
                    <a:blip r:embed="rId14"/>
                    <a:stretch>
                      <a:fillRect/>
                    </a:stretch>
                  </pic:blipFill>
                  <pic:spPr bwMode="auto">
                    <a:xfrm>
                      <a:off x="0" y="0"/>
                      <a:ext cx="4734084" cy="3217220"/>
                    </a:xfrm>
                    <a:prstGeom prst="rect">
                      <a:avLst/>
                    </a:prstGeom>
                    <a:noFill/>
                    <a:ln w="9525">
                      <a:noFill/>
                      <a:headEnd/>
                      <a:tailEnd/>
                    </a:ln>
                  </pic:spPr>
                </pic:pic>
              </a:graphicData>
            </a:graphic>
          </wp:inline>
        </w:drawing>
      </w:r>
      <w:bookmarkEnd w:id="341"/>
    </w:p>
    <w:p w14:paraId="25A3FEB6" w14:textId="77777777" w:rsidR="00534DD7" w:rsidRDefault="002509EB">
      <w:pPr>
        <w:pStyle w:val="ImageCaption"/>
      </w:pPr>
      <w:r>
        <w:t>In our model, neutrality and chaos are not independent explanations of coexistence.</w:t>
      </w:r>
    </w:p>
    <w:p w14:paraId="1F6F4AE9" w14:textId="77777777" w:rsidR="00534DD7" w:rsidRDefault="002509EB">
      <w:pPr>
        <w:pStyle w:val="Heading1"/>
      </w:pPr>
      <w:bookmarkStart w:id="342" w:name="sec:Acknowledgments"/>
      <w:r>
        <w:t>Acknowledgments</w:t>
      </w:r>
      <w:bookmarkEnd w:id="342"/>
    </w:p>
    <w:p w14:paraId="0B99885E" w14:textId="77777777" w:rsidR="00534DD7" w:rsidRDefault="002509EB">
      <w:pPr>
        <w:pStyle w:val="FirstParagraph"/>
      </w:pPr>
      <w:r>
        <w:t xml:space="preserve">The preliminary analysis of this model was performed using GRIND for </w:t>
      </w:r>
      <w:proofErr w:type="spellStart"/>
      <w:r>
        <w:t>Matlab</w:t>
      </w:r>
      <w:proofErr w:type="spellEnd"/>
      <w:r>
        <w:t xml:space="preserve"> (</w:t>
      </w:r>
      <w:hyperlink r:id="rId15">
        <w:r>
          <w:rPr>
            <w:rStyle w:val="Hyperlink"/>
          </w:rPr>
          <w:t>http://www.sparcs-center.org/grind</w:t>
        </w:r>
      </w:hyperlink>
      <w:r>
        <w:t xml:space="preserve">). Additionally, we thank Tobias Oertel-Jäger, Sebastian Wieczorek, Peter </w:t>
      </w:r>
      <w:proofErr w:type="spellStart"/>
      <w:r>
        <w:t>Ashwin</w:t>
      </w:r>
      <w:proofErr w:type="spellEnd"/>
      <w:r>
        <w:t xml:space="preserve">, Jeroen Lamb, Martin Rasmussen, Cristina Sargent, </w:t>
      </w:r>
      <w:proofErr w:type="spellStart"/>
      <w:r>
        <w:t>Jelle</w:t>
      </w:r>
      <w:proofErr w:type="spellEnd"/>
      <w:r>
        <w:t xml:space="preserve"> Lever, Moussa </w:t>
      </w:r>
      <w:proofErr w:type="spellStart"/>
      <w:r>
        <w:t>N’Dour</w:t>
      </w:r>
      <w:proofErr w:type="spellEnd"/>
      <w:r>
        <w:t xml:space="preserve">, </w:t>
      </w:r>
      <w:proofErr w:type="spellStart"/>
      <w:r>
        <w:t>Iñaki</w:t>
      </w:r>
      <w:proofErr w:type="spellEnd"/>
      <w:r>
        <w:t xml:space="preserve"> </w:t>
      </w:r>
      <w:proofErr w:type="spellStart"/>
      <w:r>
        <w:t>Úcar</w:t>
      </w:r>
      <w:proofErr w:type="spellEnd"/>
      <w:r>
        <w:t>, César Rodríguez and Sebastian Bathiany for their useful comments and suggestions.</w:t>
      </w:r>
    </w:p>
    <w:p w14:paraId="1C1128B6" w14:textId="77777777" w:rsidR="00534DD7" w:rsidRDefault="002509EB">
      <w:pPr>
        <w:pStyle w:val="BodyText"/>
      </w:pPr>
      <w:r>
        <w:t xml:space="preserve">This work was supported by funding from the European Union’s </w:t>
      </w:r>
      <w:r>
        <w:rPr>
          <w:i/>
        </w:rPr>
        <w:t>Horizon 2020</w:t>
      </w:r>
      <w:r>
        <w:t xml:space="preserve"> research and innovation </w:t>
      </w:r>
      <w:proofErr w:type="spellStart"/>
      <w:r>
        <w:t>programme</w:t>
      </w:r>
      <w:proofErr w:type="spellEnd"/>
      <w:r>
        <w:t xml:space="preserve"> for the </w:t>
      </w:r>
      <w:r>
        <w:rPr>
          <w:i/>
        </w:rPr>
        <w:t>ITN CRITICS</w:t>
      </w:r>
      <w:r>
        <w:t xml:space="preserve"> under Grant Agreement Number 643073.</w:t>
      </w:r>
    </w:p>
    <w:p w14:paraId="5953882F" w14:textId="77777777" w:rsidR="00534DD7" w:rsidRDefault="002509EB">
      <w:pPr>
        <w:pStyle w:val="Heading1"/>
      </w:pPr>
      <w:bookmarkStart w:id="343" w:name="sec:Appendix"/>
      <w:r>
        <w:t>Online appendix</w:t>
      </w:r>
      <w:bookmarkEnd w:id="343"/>
    </w:p>
    <w:p w14:paraId="749C6A82" w14:textId="77777777" w:rsidR="00534DD7" w:rsidRDefault="002509EB">
      <w:pPr>
        <w:pStyle w:val="FirstParagraph"/>
      </w:pPr>
      <w:r>
        <w:t>This is the Online Appendix for the paper:</w:t>
      </w:r>
    </w:p>
    <w:p w14:paraId="2FAEEB99" w14:textId="77777777" w:rsidR="00534DD7" w:rsidRDefault="002509EB">
      <w:pPr>
        <w:pStyle w:val="BodyText"/>
      </w:pPr>
      <w:r>
        <w:t xml:space="preserve">Rodríguez-Sánchez P, van Nes EH, Scheffer M. </w:t>
      </w:r>
      <w:r>
        <w:rPr>
          <w:i/>
        </w:rPr>
        <w:t>Neutral competition boosts chaos in food webs</w:t>
      </w:r>
      <w:r>
        <w:t>.</w:t>
      </w:r>
    </w:p>
    <w:p w14:paraId="6491157C" w14:textId="77777777" w:rsidR="00534DD7" w:rsidRDefault="002509EB">
      <w:pPr>
        <w:pStyle w:val="Heading2"/>
      </w:pPr>
      <w:bookmarkStart w:id="344" w:name="subsec:GeneralResults"/>
      <w:r>
        <w:t>Results for food webs of different sizes</w:t>
      </w:r>
      <w:bookmarkEnd w:id="344"/>
    </w:p>
    <w:p w14:paraId="2CF22C23" w14:textId="77777777" w:rsidR="00534DD7" w:rsidRDefault="002509EB">
      <w:pPr>
        <w:pStyle w:val="FirstParagraph"/>
      </w:pPr>
      <w:r>
        <w:t xml:space="preserve">In the main body of the paper we focused our attention in families of food webs consisting of </w:t>
      </w:r>
      <m:oMath>
        <m:r>
          <w:rPr>
            <w:rFonts w:ascii="Cambria Math" w:hAnsi="Cambria Math"/>
          </w:rPr>
          <m:t>12</m:t>
        </m:r>
      </m:oMath>
      <w:r>
        <w:t xml:space="preserve"> prey and </w:t>
      </w:r>
      <m:oMath>
        <m:r>
          <w:rPr>
            <w:rFonts w:ascii="Cambria Math" w:hAnsi="Cambria Math"/>
          </w:rPr>
          <m:t>8</m:t>
        </m:r>
      </m:oMath>
      <w:r>
        <w:t xml:space="preserve"> predator species. In this section we show the results of the same analysis for food webs of different sizes.</w:t>
      </w:r>
    </w:p>
    <w:p w14:paraId="6193F861" w14:textId="77777777" w:rsidR="00534DD7" w:rsidRDefault="002509EB">
      <w:pPr>
        <w:pStyle w:val="Heading3"/>
      </w:pPr>
      <w:bookmarkStart w:id="345" w:name="subsubsec:AllProbabilities"/>
      <w:r>
        <w:lastRenderedPageBreak/>
        <w:t>Probability of chaos grouped by number of species</w:t>
      </w:r>
      <w:bookmarkEnd w:id="345"/>
    </w:p>
    <w:p w14:paraId="04AC8DE3" w14:textId="77777777" w:rsidR="00534DD7" w:rsidRDefault="002509EB">
      <w:pPr>
        <w:pStyle w:val="CaptionedFigure"/>
      </w:pPr>
      <w:bookmarkStart w:id="346" w:name="fig:AllProbabilities"/>
      <w:r>
        <w:rPr>
          <w:noProof/>
          <w:lang w:val="en-GB" w:eastAsia="en-GB"/>
        </w:rPr>
        <w:drawing>
          <wp:inline distT="0" distB="0" distL="0" distR="0" wp14:anchorId="58C0C385" wp14:editId="7619B063">
            <wp:extent cx="5334000" cy="2546937"/>
            <wp:effectExtent l="0" t="0" r="0" b="0"/>
            <wp:docPr id="6" name="Picture" descr="Probabilities of chaos vs. competition parameter for the whole set of simulations. The competition parameter \epsilon is on the horizontal axis. The estimated probability of chaos is represented on the vertical one. Each panel corresponds to an ecosystem with a different number of interacting species. The exact number is shown in each box, as number of predator + number of prey species."/>
            <wp:cNvGraphicFramePr/>
            <a:graphic xmlns:a="http://schemas.openxmlformats.org/drawingml/2006/main">
              <a:graphicData uri="http://schemas.openxmlformats.org/drawingml/2006/picture">
                <pic:pic xmlns:pic="http://schemas.openxmlformats.org/drawingml/2006/picture">
                  <pic:nvPicPr>
                    <pic:cNvPr id="0" name="Picture" descr="results_all.png"/>
                    <pic:cNvPicPr>
                      <a:picLocks noChangeAspect="1" noChangeArrowheads="1"/>
                    </pic:cNvPicPr>
                  </pic:nvPicPr>
                  <pic:blipFill>
                    <a:blip r:embed="rId16"/>
                    <a:stretch>
                      <a:fillRect/>
                    </a:stretch>
                  </pic:blipFill>
                  <pic:spPr bwMode="auto">
                    <a:xfrm>
                      <a:off x="0" y="0"/>
                      <a:ext cx="5334000" cy="2546937"/>
                    </a:xfrm>
                    <a:prstGeom prst="rect">
                      <a:avLst/>
                    </a:prstGeom>
                    <a:noFill/>
                    <a:ln w="9525">
                      <a:noFill/>
                      <a:headEnd/>
                      <a:tailEnd/>
                    </a:ln>
                  </pic:spPr>
                </pic:pic>
              </a:graphicData>
            </a:graphic>
          </wp:inline>
        </w:drawing>
      </w:r>
      <w:bookmarkEnd w:id="346"/>
    </w:p>
    <w:p w14:paraId="6ACBFF79" w14:textId="77777777" w:rsidR="00534DD7" w:rsidRDefault="002509EB">
      <w:pPr>
        <w:pStyle w:val="ImageCaption"/>
      </w:pPr>
      <w:r>
        <w:t xml:space="preserve">Probabilities of chaos vs. competition parameter for the whole set of simulations. The competition parameter </w:t>
      </w:r>
      <m:oMath>
        <m:r>
          <w:rPr>
            <w:rFonts w:ascii="Cambria Math" w:hAnsi="Cambria Math"/>
          </w:rPr>
          <m:t>ϵ</m:t>
        </m:r>
      </m:oMath>
      <w:r>
        <w:t xml:space="preserve"> is on the horizontal axis. The estimated probability of chaos is represented on the vertical one. Each panel corresponds to an ecosystem with a different number of interacting species. The exact number is shown in each box, as number of predator + number of prey species.</w:t>
      </w:r>
    </w:p>
    <w:p w14:paraId="2F14C622" w14:textId="77777777" w:rsidR="00534DD7" w:rsidRDefault="002509EB">
      <w:pPr>
        <w:pStyle w:val="Heading3"/>
      </w:pPr>
      <w:bookmarkStart w:id="347" w:name="subsubsec:DynamicalRegimes"/>
      <w:r>
        <w:t>Probability of each dynamical regime</w:t>
      </w:r>
      <w:bookmarkEnd w:id="347"/>
    </w:p>
    <w:p w14:paraId="4B01E5E3" w14:textId="77777777" w:rsidR="00534DD7" w:rsidRDefault="002509EB">
      <w:pPr>
        <w:pStyle w:val="CaptionedFigure"/>
      </w:pPr>
      <w:bookmarkStart w:id="348" w:name="fig:DynamicalRegimes"/>
      <w:r>
        <w:rPr>
          <w:noProof/>
          <w:lang w:val="en-GB" w:eastAsia="en-GB"/>
        </w:rPr>
        <w:drawing>
          <wp:inline distT="0" distB="0" distL="0" distR="0" wp14:anchorId="5290B575" wp14:editId="148E2E23">
            <wp:extent cx="5334000" cy="2546937"/>
            <wp:effectExtent l="0" t="0" r="0" b="0"/>
            <wp:docPr id="7" name="Picture" descr="Ratio of each dynamical regime vs. competition parameter for the whole set of simulations. The competition parameter \epsilon is on the horizontal axis. The system size is shown in each box, as number of predator + number of prey species."/>
            <wp:cNvGraphicFramePr/>
            <a:graphic xmlns:a="http://schemas.openxmlformats.org/drawingml/2006/main">
              <a:graphicData uri="http://schemas.openxmlformats.org/drawingml/2006/picture">
                <pic:pic xmlns:pic="http://schemas.openxmlformats.org/drawingml/2006/picture">
                  <pic:nvPicPr>
                    <pic:cNvPr id="0" name="Picture" descr="ratios.png"/>
                    <pic:cNvPicPr>
                      <a:picLocks noChangeAspect="1" noChangeArrowheads="1"/>
                    </pic:cNvPicPr>
                  </pic:nvPicPr>
                  <pic:blipFill>
                    <a:blip r:embed="rId17"/>
                    <a:stretch>
                      <a:fillRect/>
                    </a:stretch>
                  </pic:blipFill>
                  <pic:spPr bwMode="auto">
                    <a:xfrm>
                      <a:off x="0" y="0"/>
                      <a:ext cx="5334000" cy="2546937"/>
                    </a:xfrm>
                    <a:prstGeom prst="rect">
                      <a:avLst/>
                    </a:prstGeom>
                    <a:noFill/>
                    <a:ln w="9525">
                      <a:noFill/>
                      <a:headEnd/>
                      <a:tailEnd/>
                    </a:ln>
                  </pic:spPr>
                </pic:pic>
              </a:graphicData>
            </a:graphic>
          </wp:inline>
        </w:drawing>
      </w:r>
      <w:bookmarkEnd w:id="348"/>
    </w:p>
    <w:p w14:paraId="22DCFFA5" w14:textId="77777777" w:rsidR="00534DD7" w:rsidRDefault="002509EB">
      <w:pPr>
        <w:pStyle w:val="ImageCaption"/>
      </w:pPr>
      <w:r>
        <w:t xml:space="preserve">Ratio of each dynamical regime vs. competition parameter for the whole set of simulations. The competition parameter </w:t>
      </w:r>
      <m:oMath>
        <m:r>
          <w:rPr>
            <w:rFonts w:ascii="Cambria Math" w:hAnsi="Cambria Math"/>
          </w:rPr>
          <m:t>ϵ</m:t>
        </m:r>
      </m:oMath>
      <w:r>
        <w:t xml:space="preserve"> is on the horizontal axis. The system size is shown in each box, as number of predator + number of prey species.</w:t>
      </w:r>
    </w:p>
    <w:p w14:paraId="1348300A" w14:textId="77777777" w:rsidR="00534DD7" w:rsidRDefault="002509EB">
      <w:pPr>
        <w:pStyle w:val="Heading3"/>
      </w:pPr>
      <w:bookmarkStart w:id="349" w:name="subsubsec:BiodiversityFigs"/>
      <w:r>
        <w:lastRenderedPageBreak/>
        <w:t>Biodiversity measurements</w:t>
      </w:r>
      <w:bookmarkEnd w:id="349"/>
    </w:p>
    <w:p w14:paraId="5367B3F7" w14:textId="77777777" w:rsidR="00534DD7" w:rsidRDefault="002509EB">
      <w:pPr>
        <w:pStyle w:val="FirstParagraph"/>
      </w:pPr>
      <w:bookmarkStart w:id="350" w:name="_GoBack"/>
      <w:r>
        <w:t xml:space="preserve">For each simulation, a biodiversity index was estimated as the number of prey species whose population was higher than a minimum threshold of </w:t>
      </w:r>
      <m:oMath>
        <m:r>
          <w:rPr>
            <w:rFonts w:ascii="Cambria Math" w:hAnsi="Cambria Math"/>
          </w:rPr>
          <m:t>0.01</m:t>
        </m:r>
      </m:oMath>
      <w:r>
        <w:t xml:space="preserve"> </w:t>
      </w:r>
      <m:oMath>
        <m:r>
          <w:rPr>
            <w:rFonts w:ascii="Cambria Math" w:hAnsi="Cambria Math"/>
          </w:rPr>
          <m:t>mg</m:t>
        </m:r>
      </m:oMath>
      <w:r>
        <w:t xml:space="preserve"> </w:t>
      </w:r>
      <m:oMath>
        <m:sSup>
          <m:sSupPr>
            <m:ctrlPr>
              <w:rPr>
                <w:rFonts w:ascii="Cambria Math" w:hAnsi="Cambria Math"/>
              </w:rPr>
            </m:ctrlPr>
          </m:sSupPr>
          <m:e>
            <m:r>
              <w:rPr>
                <w:rFonts w:ascii="Cambria Math" w:hAnsi="Cambria Math"/>
              </w:rPr>
              <m:t>l</m:t>
            </m:r>
          </m:e>
          <m:sup>
            <m:r>
              <w:rPr>
                <w:rFonts w:ascii="Cambria Math" w:hAnsi="Cambria Math"/>
              </w:rPr>
              <m:t>-1</m:t>
            </m:r>
          </m:sup>
        </m:sSup>
      </m:oMath>
      <w:r>
        <w:t>, averaged respective to time.</w:t>
      </w:r>
    </w:p>
    <w:p w14:paraId="4C6FFDBF" w14:textId="77777777" w:rsidR="00534DD7" w:rsidRDefault="002509EB">
      <w:pPr>
        <w:pStyle w:val="CaptionedFigure"/>
      </w:pPr>
      <w:bookmarkStart w:id="351" w:name="fig:BiodSplitByChaos"/>
      <w:bookmarkEnd w:id="350"/>
      <w:r>
        <w:rPr>
          <w:noProof/>
          <w:lang w:val="en-GB" w:eastAsia="en-GB"/>
        </w:rPr>
        <w:drawing>
          <wp:inline distT="0" distB="0" distL="0" distR="0" wp14:anchorId="2D8CA605" wp14:editId="07C9D53A">
            <wp:extent cx="5334000" cy="2546937"/>
            <wp:effectExtent l="0" t="0" r="0" b="0"/>
            <wp:docPr id="8" name="Picture" descr="Average prey biodiversity vs. competition parameter. Each panel shows a food network of a different size. For each value of the competition parameter, 200 randomly drawn ecosystems were simulated. The dashed line shows the average number of prey species of these 200 simulations. The white circles represent the average prey biodiversity of those simulations who had chaotic dynamics, the black circles represent the same for non-chaotic dynamics. The relative area of the white to the black circles represents the ratio of chaotic to regular dynamics."/>
            <wp:cNvGraphicFramePr/>
            <a:graphic xmlns:a="http://schemas.openxmlformats.org/drawingml/2006/main">
              <a:graphicData uri="http://schemas.openxmlformats.org/drawingml/2006/picture">
                <pic:pic xmlns:pic="http://schemas.openxmlformats.org/drawingml/2006/picture">
                  <pic:nvPicPr>
                    <pic:cNvPr id="0" name="Picture" descr="biod_split_by_dynamics.png"/>
                    <pic:cNvPicPr>
                      <a:picLocks noChangeAspect="1" noChangeArrowheads="1"/>
                    </pic:cNvPicPr>
                  </pic:nvPicPr>
                  <pic:blipFill>
                    <a:blip r:embed="rId18"/>
                    <a:stretch>
                      <a:fillRect/>
                    </a:stretch>
                  </pic:blipFill>
                  <pic:spPr bwMode="auto">
                    <a:xfrm>
                      <a:off x="0" y="0"/>
                      <a:ext cx="5334000" cy="2546937"/>
                    </a:xfrm>
                    <a:prstGeom prst="rect">
                      <a:avLst/>
                    </a:prstGeom>
                    <a:noFill/>
                    <a:ln w="9525">
                      <a:noFill/>
                      <a:headEnd/>
                      <a:tailEnd/>
                    </a:ln>
                  </pic:spPr>
                </pic:pic>
              </a:graphicData>
            </a:graphic>
          </wp:inline>
        </w:drawing>
      </w:r>
      <w:bookmarkEnd w:id="351"/>
    </w:p>
    <w:p w14:paraId="7F665B41" w14:textId="77777777" w:rsidR="00534DD7" w:rsidRDefault="002509EB">
      <w:pPr>
        <w:pStyle w:val="ImageCaption"/>
      </w:pPr>
      <w:r>
        <w:t>Average prey biodiversity vs. competition parameter. Each panel shows a food network of a different size. For each value of the competition parameter, 200 randomly drawn ecosystems were simulated. The dashed line shows the average number of prey species of these 200 simulations. The white circles represent the average prey biodiversity of those simulations who had chaotic dynamics, the black circles represent the same for non-chaotic dynamics. The relative area of the white to the black circles represents the ratio of chaotic to regular dynamics.</w:t>
      </w:r>
    </w:p>
    <w:p w14:paraId="14C7C8C6" w14:textId="77777777" w:rsidR="00534DD7" w:rsidRDefault="002509EB">
      <w:pPr>
        <w:pStyle w:val="CaptionedFigure"/>
      </w:pPr>
      <w:bookmarkStart w:id="352" w:name="fig:BiodBoxAndWhisker"/>
      <w:r>
        <w:rPr>
          <w:noProof/>
          <w:lang w:val="en-GB" w:eastAsia="en-GB"/>
        </w:rPr>
        <w:drawing>
          <wp:inline distT="0" distB="0" distL="0" distR="0" wp14:anchorId="6505C984" wp14:editId="2A10B6AE">
            <wp:extent cx="5334000" cy="2546937"/>
            <wp:effectExtent l="0" t="0" r="0" b="0"/>
            <wp:docPr id="9" name="Picture" descr="Box and whisker plot of the prey biodiversity, after being classified as regular or chaotic."/>
            <wp:cNvGraphicFramePr/>
            <a:graphic xmlns:a="http://schemas.openxmlformats.org/drawingml/2006/main">
              <a:graphicData uri="http://schemas.openxmlformats.org/drawingml/2006/picture">
                <pic:pic xmlns:pic="http://schemas.openxmlformats.org/drawingml/2006/picture">
                  <pic:nvPicPr>
                    <pic:cNvPr id="0" name="Picture" descr="biod_box_and_whisker.png"/>
                    <pic:cNvPicPr>
                      <a:picLocks noChangeAspect="1" noChangeArrowheads="1"/>
                    </pic:cNvPicPr>
                  </pic:nvPicPr>
                  <pic:blipFill>
                    <a:blip r:embed="rId19"/>
                    <a:stretch>
                      <a:fillRect/>
                    </a:stretch>
                  </pic:blipFill>
                  <pic:spPr bwMode="auto">
                    <a:xfrm>
                      <a:off x="0" y="0"/>
                      <a:ext cx="5334000" cy="2546937"/>
                    </a:xfrm>
                    <a:prstGeom prst="rect">
                      <a:avLst/>
                    </a:prstGeom>
                    <a:noFill/>
                    <a:ln w="9525">
                      <a:noFill/>
                      <a:headEnd/>
                      <a:tailEnd/>
                    </a:ln>
                  </pic:spPr>
                </pic:pic>
              </a:graphicData>
            </a:graphic>
          </wp:inline>
        </w:drawing>
      </w:r>
      <w:bookmarkEnd w:id="352"/>
    </w:p>
    <w:p w14:paraId="4F6E06A8" w14:textId="77777777" w:rsidR="00534DD7" w:rsidRDefault="002509EB">
      <w:pPr>
        <w:pStyle w:val="ImageCaption"/>
      </w:pPr>
      <w:r>
        <w:t>Box and whisker plot of the prey biodiversity, after being classified as regular or chaotic.</w:t>
      </w:r>
    </w:p>
    <w:p w14:paraId="4B0233BF" w14:textId="77777777" w:rsidR="00534DD7" w:rsidRDefault="002509EB">
      <w:pPr>
        <w:pStyle w:val="CaptionedFigure"/>
      </w:pPr>
      <w:bookmarkStart w:id="353" w:name="fig:Biomass"/>
      <w:r>
        <w:rPr>
          <w:noProof/>
          <w:lang w:val="en-GB" w:eastAsia="en-GB"/>
        </w:rPr>
        <w:lastRenderedPageBreak/>
        <w:drawing>
          <wp:inline distT="0" distB="0" distL="0" distR="0" wp14:anchorId="5E3CF000" wp14:editId="62D01214">
            <wp:extent cx="5334000" cy="2546937"/>
            <wp:effectExtent l="0" t="0" r="0" b="0"/>
            <wp:docPr id="10" name="Picture" descr="Average biomasses grouped by trophic level vs. competition parameter. The width represents standard deviation."/>
            <wp:cNvGraphicFramePr/>
            <a:graphic xmlns:a="http://schemas.openxmlformats.org/drawingml/2006/main">
              <a:graphicData uri="http://schemas.openxmlformats.org/drawingml/2006/picture">
                <pic:pic xmlns:pic="http://schemas.openxmlformats.org/drawingml/2006/picture">
                  <pic:nvPicPr>
                    <pic:cNvPr id="0" name="Picture" descr="biomass.png"/>
                    <pic:cNvPicPr>
                      <a:picLocks noChangeAspect="1" noChangeArrowheads="1"/>
                    </pic:cNvPicPr>
                  </pic:nvPicPr>
                  <pic:blipFill>
                    <a:blip r:embed="rId20"/>
                    <a:stretch>
                      <a:fillRect/>
                    </a:stretch>
                  </pic:blipFill>
                  <pic:spPr bwMode="auto">
                    <a:xfrm>
                      <a:off x="0" y="0"/>
                      <a:ext cx="5334000" cy="2546937"/>
                    </a:xfrm>
                    <a:prstGeom prst="rect">
                      <a:avLst/>
                    </a:prstGeom>
                    <a:noFill/>
                    <a:ln w="9525">
                      <a:noFill/>
                      <a:headEnd/>
                      <a:tailEnd/>
                    </a:ln>
                  </pic:spPr>
                </pic:pic>
              </a:graphicData>
            </a:graphic>
          </wp:inline>
        </w:drawing>
      </w:r>
      <w:bookmarkEnd w:id="353"/>
    </w:p>
    <w:p w14:paraId="2E8802A0" w14:textId="17AA4814" w:rsidR="00534DD7" w:rsidRDefault="002509EB">
      <w:pPr>
        <w:pStyle w:val="ImageCaption"/>
      </w:pPr>
      <w:r>
        <w:t>Average biomasses grouped by trophic level vs. competition parameter. The width represents standard deviation.</w:t>
      </w:r>
    </w:p>
    <w:p w14:paraId="7A9BF064" w14:textId="4B623752" w:rsidR="00200393" w:rsidRDefault="00200393">
      <w:pPr>
        <w:pStyle w:val="ImageCaption"/>
      </w:pPr>
    </w:p>
    <w:p w14:paraId="11F11C89" w14:textId="51B42711" w:rsidR="00200393" w:rsidRDefault="00200393" w:rsidP="00200393">
      <w:pPr>
        <w:pStyle w:val="Heading1"/>
      </w:pPr>
      <w:r>
        <w:t>References</w:t>
      </w:r>
    </w:p>
    <w:p w14:paraId="074B8BA0" w14:textId="77777777" w:rsidR="00200393" w:rsidRPr="00200393" w:rsidRDefault="00200393" w:rsidP="00200393">
      <w:pPr>
        <w:pStyle w:val="BodyText"/>
      </w:pPr>
    </w:p>
    <w:p w14:paraId="32D97E9B" w14:textId="77777777" w:rsidR="00534DD7" w:rsidRPr="009216D8" w:rsidRDefault="002509EB">
      <w:pPr>
        <w:pStyle w:val="Bibliography"/>
        <w:rPr>
          <w:lang w:val="nl-NL"/>
        </w:rPr>
      </w:pPr>
      <w:bookmarkStart w:id="354" w:name="ref-Armstrong1980"/>
      <w:bookmarkStart w:id="355" w:name="refs"/>
      <w:r>
        <w:t xml:space="preserve">Armstrong, Robert A., and Richard </w:t>
      </w:r>
      <w:proofErr w:type="spellStart"/>
      <w:r>
        <w:t>McGehee</w:t>
      </w:r>
      <w:proofErr w:type="spellEnd"/>
      <w:r>
        <w:t xml:space="preserve">. 1980. “Competitive Exclusion.” </w:t>
      </w:r>
      <w:r>
        <w:rPr>
          <w:i/>
        </w:rPr>
        <w:t>The American Naturalist</w:t>
      </w:r>
      <w:r>
        <w:t xml:space="preserve"> 115 (2): 151–70. </w:t>
      </w:r>
      <w:r w:rsidR="00040FC9">
        <w:rPr>
          <w:rStyle w:val="Hyperlink"/>
          <w:lang w:val="nl-NL"/>
        </w:rPr>
        <w:fldChar w:fldCharType="begin"/>
      </w:r>
      <w:r w:rsidR="00040FC9" w:rsidRPr="00807E03">
        <w:rPr>
          <w:rStyle w:val="Hyperlink"/>
          <w:lang w:val="en-GB"/>
          <w:rPrChange w:id="356" w:author="Egbert van Nes" w:date="2019-02-20T10:43:00Z">
            <w:rPr>
              <w:rStyle w:val="Hyperlink"/>
              <w:lang w:val="nl-NL"/>
            </w:rPr>
          </w:rPrChange>
        </w:rPr>
        <w:instrText xml:space="preserve"> HYPERLINK "https://doi.org/10.1086/283553" \h </w:instrText>
      </w:r>
      <w:r w:rsidR="00040FC9">
        <w:rPr>
          <w:rStyle w:val="Hyperlink"/>
          <w:lang w:val="nl-NL"/>
        </w:rPr>
        <w:fldChar w:fldCharType="separate"/>
      </w:r>
      <w:r w:rsidRPr="009216D8">
        <w:rPr>
          <w:rStyle w:val="Hyperlink"/>
          <w:lang w:val="nl-NL"/>
        </w:rPr>
        <w:t>https://doi.org/10.1086/283553</w:t>
      </w:r>
      <w:r w:rsidR="00040FC9">
        <w:rPr>
          <w:rStyle w:val="Hyperlink"/>
          <w:lang w:val="nl-NL"/>
        </w:rPr>
        <w:fldChar w:fldCharType="end"/>
      </w:r>
      <w:r w:rsidRPr="009216D8">
        <w:rPr>
          <w:lang w:val="nl-NL"/>
        </w:rPr>
        <w:t>.</w:t>
      </w:r>
    </w:p>
    <w:p w14:paraId="5CDAC8EA" w14:textId="77777777" w:rsidR="00534DD7" w:rsidRDefault="002509EB">
      <w:pPr>
        <w:pStyle w:val="Bibliography"/>
      </w:pPr>
      <w:bookmarkStart w:id="357" w:name="ref-Beninca2008"/>
      <w:bookmarkEnd w:id="354"/>
      <w:proofErr w:type="spellStart"/>
      <w:r w:rsidRPr="009216D8">
        <w:rPr>
          <w:lang w:val="nl-NL"/>
        </w:rPr>
        <w:t>Benincà</w:t>
      </w:r>
      <w:proofErr w:type="spellEnd"/>
      <w:r w:rsidRPr="009216D8">
        <w:rPr>
          <w:lang w:val="nl-NL"/>
        </w:rPr>
        <w:t xml:space="preserve">, Elisa, Jef Huisman, Reinhard </w:t>
      </w:r>
      <w:proofErr w:type="spellStart"/>
      <w:r w:rsidRPr="009216D8">
        <w:rPr>
          <w:lang w:val="nl-NL"/>
        </w:rPr>
        <w:t>Heerkloss</w:t>
      </w:r>
      <w:proofErr w:type="spellEnd"/>
      <w:r w:rsidRPr="009216D8">
        <w:rPr>
          <w:lang w:val="nl-NL"/>
        </w:rPr>
        <w:t xml:space="preserve">, Klaus D. </w:t>
      </w:r>
      <w:proofErr w:type="spellStart"/>
      <w:r w:rsidRPr="009216D8">
        <w:rPr>
          <w:lang w:val="nl-NL"/>
        </w:rPr>
        <w:t>Jöhnk</w:t>
      </w:r>
      <w:proofErr w:type="spellEnd"/>
      <w:r w:rsidRPr="009216D8">
        <w:rPr>
          <w:lang w:val="nl-NL"/>
        </w:rPr>
        <w:t xml:space="preserve">, Pedro Branco, Egbert H. Van Nes, Marten Scheffer, and Stephen P. </w:t>
      </w:r>
      <w:proofErr w:type="spellStart"/>
      <w:r w:rsidRPr="009216D8">
        <w:rPr>
          <w:lang w:val="nl-NL"/>
        </w:rPr>
        <w:t>Ellner</w:t>
      </w:r>
      <w:proofErr w:type="spellEnd"/>
      <w:r w:rsidRPr="009216D8">
        <w:rPr>
          <w:lang w:val="nl-NL"/>
        </w:rPr>
        <w:t xml:space="preserve">. </w:t>
      </w:r>
      <w:r>
        <w:t xml:space="preserve">2008. “Chaos in a long-term experiment with a plankton community.” </w:t>
      </w:r>
      <w:r>
        <w:rPr>
          <w:i/>
        </w:rPr>
        <w:t>Nature</w:t>
      </w:r>
      <w:r>
        <w:t xml:space="preserve"> 451 (7180): 822–25. </w:t>
      </w:r>
      <w:hyperlink r:id="rId21">
        <w:r>
          <w:rPr>
            <w:rStyle w:val="Hyperlink"/>
          </w:rPr>
          <w:t>https://doi.org/10.1038/nature06512</w:t>
        </w:r>
      </w:hyperlink>
      <w:r>
        <w:t>.</w:t>
      </w:r>
    </w:p>
    <w:p w14:paraId="505A9339" w14:textId="77777777" w:rsidR="00534DD7" w:rsidRDefault="002509EB">
      <w:pPr>
        <w:pStyle w:val="Bibliography"/>
      </w:pPr>
      <w:bookmarkStart w:id="358" w:name="ref-Dakos2009b"/>
      <w:bookmarkEnd w:id="357"/>
      <w:r>
        <w:t xml:space="preserve">Dakos, Vasilis, E. Beninca, Egbert H van Nes, Catharina J M </w:t>
      </w:r>
      <w:proofErr w:type="spellStart"/>
      <w:r>
        <w:t>Philippart</w:t>
      </w:r>
      <w:proofErr w:type="spellEnd"/>
      <w:r>
        <w:t xml:space="preserve">, Marten Scheffer, and </w:t>
      </w:r>
      <w:proofErr w:type="spellStart"/>
      <w:r>
        <w:t>Jef</w:t>
      </w:r>
      <w:proofErr w:type="spellEnd"/>
      <w:r>
        <w:t xml:space="preserve"> </w:t>
      </w:r>
      <w:proofErr w:type="spellStart"/>
      <w:r>
        <w:t>Huisman</w:t>
      </w:r>
      <w:proofErr w:type="spellEnd"/>
      <w:r>
        <w:t>. 2009. “</w:t>
      </w:r>
      <w:proofErr w:type="spellStart"/>
      <w:r>
        <w:t>Interannual</w:t>
      </w:r>
      <w:proofErr w:type="spellEnd"/>
      <w:r>
        <w:t xml:space="preserve"> variability in species composition explained as seasonally entrained chaos.” </w:t>
      </w:r>
      <w:r>
        <w:rPr>
          <w:i/>
        </w:rPr>
        <w:t>Proceedings of the Royal Society B: Biological Sciences</w:t>
      </w:r>
      <w:r>
        <w:t xml:space="preserve"> 276 (1669): 2871–80. </w:t>
      </w:r>
      <w:hyperlink r:id="rId22">
        <w:r>
          <w:rPr>
            <w:rStyle w:val="Hyperlink"/>
          </w:rPr>
          <w:t>https://doi.org/10.1098/rspb.2009.0584</w:t>
        </w:r>
      </w:hyperlink>
      <w:r>
        <w:t>.</w:t>
      </w:r>
    </w:p>
    <w:p w14:paraId="3DCEBFDC" w14:textId="77777777" w:rsidR="00534DD7" w:rsidRDefault="002509EB">
      <w:pPr>
        <w:pStyle w:val="Bibliography"/>
      </w:pPr>
      <w:bookmarkStart w:id="359" w:name="ref-Edelstein-Keshet"/>
      <w:bookmarkEnd w:id="358"/>
      <w:proofErr w:type="spellStart"/>
      <w:r w:rsidRPr="009216D8">
        <w:rPr>
          <w:lang w:val="nl-NL"/>
        </w:rPr>
        <w:t>Edelstein-Keshet</w:t>
      </w:r>
      <w:proofErr w:type="spellEnd"/>
      <w:r w:rsidRPr="009216D8">
        <w:rPr>
          <w:lang w:val="nl-NL"/>
        </w:rPr>
        <w:t xml:space="preserve">, Leah. 2005. </w:t>
      </w:r>
      <w:r w:rsidRPr="009216D8">
        <w:rPr>
          <w:i/>
          <w:lang w:val="nl-NL"/>
        </w:rPr>
        <w:t xml:space="preserve">Mathematical </w:t>
      </w:r>
      <w:proofErr w:type="spellStart"/>
      <w:r w:rsidRPr="009216D8">
        <w:rPr>
          <w:i/>
          <w:lang w:val="nl-NL"/>
        </w:rPr>
        <w:t>Models</w:t>
      </w:r>
      <w:proofErr w:type="spellEnd"/>
      <w:r w:rsidRPr="009216D8">
        <w:rPr>
          <w:i/>
          <w:lang w:val="nl-NL"/>
        </w:rPr>
        <w:t xml:space="preserve"> in </w:t>
      </w:r>
      <w:proofErr w:type="spellStart"/>
      <w:r w:rsidRPr="009216D8">
        <w:rPr>
          <w:i/>
          <w:lang w:val="nl-NL"/>
        </w:rPr>
        <w:t>Biology</w:t>
      </w:r>
      <w:proofErr w:type="spellEnd"/>
      <w:r w:rsidRPr="009216D8">
        <w:rPr>
          <w:lang w:val="nl-NL"/>
        </w:rPr>
        <w:t xml:space="preserve">. </w:t>
      </w:r>
      <w:r>
        <w:t xml:space="preserve">Society for Industrial; Applied Mathematics. </w:t>
      </w:r>
      <w:hyperlink r:id="rId23">
        <w:r>
          <w:rPr>
            <w:rStyle w:val="Hyperlink"/>
          </w:rPr>
          <w:t>https://doi.org/10.1137/1.9780898719147</w:t>
        </w:r>
      </w:hyperlink>
      <w:r>
        <w:t>.</w:t>
      </w:r>
    </w:p>
    <w:p w14:paraId="3FA31FB5" w14:textId="77777777" w:rsidR="00534DD7" w:rsidRDefault="002509EB">
      <w:pPr>
        <w:pStyle w:val="Bibliography"/>
      </w:pPr>
      <w:bookmarkStart w:id="360" w:name="ref-Fort2010"/>
      <w:bookmarkEnd w:id="359"/>
      <w:r>
        <w:t xml:space="preserve">Fort, H, M Scheffer, and E. Van Nes. 2010. “The clumping transition in niche competition: A robust critical phenomenon.” </w:t>
      </w:r>
      <w:r>
        <w:rPr>
          <w:i/>
        </w:rPr>
        <w:t>Journal of Statistical Mechanics: Theory and Experiment</w:t>
      </w:r>
      <w:r>
        <w:t xml:space="preserve"> 2010 (5): P05005. </w:t>
      </w:r>
      <w:hyperlink r:id="rId24">
        <w:r>
          <w:rPr>
            <w:rStyle w:val="Hyperlink"/>
          </w:rPr>
          <w:t>https://doi.org/10.1088/1742-5468/2010/05/P05005</w:t>
        </w:r>
      </w:hyperlink>
      <w:r>
        <w:t>.</w:t>
      </w:r>
    </w:p>
    <w:p w14:paraId="700432DA" w14:textId="77777777" w:rsidR="00534DD7" w:rsidRDefault="002509EB">
      <w:pPr>
        <w:pStyle w:val="Bibliography"/>
      </w:pPr>
      <w:bookmarkStart w:id="361" w:name="ref-Fort2009"/>
      <w:bookmarkEnd w:id="360"/>
      <w:r>
        <w:t xml:space="preserve">Fort, Hugo, Marten Scheffer, and Egbert H. van Nes. 2009. “The paradox of the clumps mathematically explained.” </w:t>
      </w:r>
      <w:r>
        <w:rPr>
          <w:i/>
        </w:rPr>
        <w:t>Theoretical Ecology</w:t>
      </w:r>
      <w:r>
        <w:t xml:space="preserve"> 2 (3): 171–76. </w:t>
      </w:r>
      <w:hyperlink r:id="rId25">
        <w:r>
          <w:rPr>
            <w:rStyle w:val="Hyperlink"/>
          </w:rPr>
          <w:t>https://doi.org/10.1007/s12080-009-0040-x</w:t>
        </w:r>
      </w:hyperlink>
      <w:r>
        <w:t>.</w:t>
      </w:r>
    </w:p>
    <w:p w14:paraId="6C1FB5B3" w14:textId="77777777" w:rsidR="00534DD7" w:rsidRDefault="002509EB">
      <w:pPr>
        <w:pStyle w:val="Bibliography"/>
      </w:pPr>
      <w:bookmarkStart w:id="362" w:name="ref-Gottwald2009"/>
      <w:bookmarkEnd w:id="361"/>
      <w:proofErr w:type="spellStart"/>
      <w:r>
        <w:lastRenderedPageBreak/>
        <w:t>Gottwald</w:t>
      </w:r>
      <w:proofErr w:type="spellEnd"/>
      <w:r>
        <w:t xml:space="preserve">, Georg A, and Ian Melbourne. 2009. “On the Implementation of the 0-1 Test for Chaos.” </w:t>
      </w:r>
      <w:r>
        <w:rPr>
          <w:i/>
        </w:rPr>
        <w:t>SIAM Journal on Applied Dynamical Systems</w:t>
      </w:r>
      <w:r>
        <w:t xml:space="preserve"> 8 (1): 129–45. </w:t>
      </w:r>
      <w:hyperlink r:id="rId26">
        <w:r>
          <w:rPr>
            <w:rStyle w:val="Hyperlink"/>
          </w:rPr>
          <w:t>https://doi.org/10.1137/080718851</w:t>
        </w:r>
      </w:hyperlink>
      <w:r>
        <w:t>.</w:t>
      </w:r>
    </w:p>
    <w:p w14:paraId="178A926F" w14:textId="77777777" w:rsidR="00534DD7" w:rsidRDefault="002509EB">
      <w:pPr>
        <w:pStyle w:val="Bibliography"/>
      </w:pPr>
      <w:bookmarkStart w:id="363" w:name="ref-Hardin1960"/>
      <w:bookmarkEnd w:id="362"/>
      <w:r>
        <w:t xml:space="preserve">Hardin, Garrett. 1960. “The Competitive Exclusion Principle.” </w:t>
      </w:r>
      <w:r>
        <w:rPr>
          <w:i/>
        </w:rPr>
        <w:t>Science</w:t>
      </w:r>
      <w:r>
        <w:t xml:space="preserve"> 131 (3409): 1292–7. </w:t>
      </w:r>
      <w:hyperlink r:id="rId27">
        <w:r>
          <w:rPr>
            <w:rStyle w:val="Hyperlink"/>
          </w:rPr>
          <w:t>https://doi.org/10.1126/science.131.3409.1292</w:t>
        </w:r>
      </w:hyperlink>
      <w:r>
        <w:t>.</w:t>
      </w:r>
    </w:p>
    <w:p w14:paraId="3A207049" w14:textId="77777777" w:rsidR="00534DD7" w:rsidRDefault="002509EB">
      <w:pPr>
        <w:pStyle w:val="Bibliography"/>
      </w:pPr>
      <w:bookmarkStart w:id="364" w:name="ref-Hubbell2001"/>
      <w:bookmarkEnd w:id="363"/>
      <w:r>
        <w:t xml:space="preserve">Hubbell, Stephen P. 2001. </w:t>
      </w:r>
      <w:r>
        <w:rPr>
          <w:i/>
        </w:rPr>
        <w:t>The Unified Neutral Theory of Biodiversity and Biogeography</w:t>
      </w:r>
      <w:r>
        <w:t xml:space="preserve">. Vol. 32. Princeton University Press. </w:t>
      </w:r>
      <w:hyperlink r:id="rId28">
        <w:r>
          <w:rPr>
            <w:rStyle w:val="Hyperlink"/>
          </w:rPr>
          <w:t>https://doi.org/10.1016/S0006-3207(02)00228-8</w:t>
        </w:r>
      </w:hyperlink>
      <w:r>
        <w:t>.</w:t>
      </w:r>
    </w:p>
    <w:p w14:paraId="098070B2" w14:textId="77777777" w:rsidR="00534DD7" w:rsidRDefault="002509EB">
      <w:pPr>
        <w:pStyle w:val="Bibliography"/>
      </w:pPr>
      <w:bookmarkStart w:id="365" w:name="ref-Huisman2001"/>
      <w:bookmarkEnd w:id="364"/>
      <w:proofErr w:type="spellStart"/>
      <w:r>
        <w:t>Huisman</w:t>
      </w:r>
      <w:proofErr w:type="spellEnd"/>
      <w:r>
        <w:t xml:space="preserve">, </w:t>
      </w:r>
      <w:proofErr w:type="spellStart"/>
      <w:r>
        <w:t>Jef</w:t>
      </w:r>
      <w:proofErr w:type="spellEnd"/>
      <w:r>
        <w:t xml:space="preserve">, Anna M. Johansson, </w:t>
      </w:r>
      <w:proofErr w:type="spellStart"/>
      <w:r>
        <w:t>Eelke</w:t>
      </w:r>
      <w:proofErr w:type="spellEnd"/>
      <w:r>
        <w:t xml:space="preserve"> O. </w:t>
      </w:r>
      <w:proofErr w:type="spellStart"/>
      <w:r>
        <w:t>Folmer</w:t>
      </w:r>
      <w:proofErr w:type="spellEnd"/>
      <w:r>
        <w:t xml:space="preserve">, and Franz J. Weissing. 2001. “Towards a solution of the plankton paradox: the importance of physiology and life history.” </w:t>
      </w:r>
      <w:r>
        <w:rPr>
          <w:i/>
        </w:rPr>
        <w:t>Ecology Letters</w:t>
      </w:r>
      <w:r>
        <w:t xml:space="preserve"> 4 (5): 408–11. </w:t>
      </w:r>
      <w:hyperlink r:id="rId29">
        <w:r>
          <w:rPr>
            <w:rStyle w:val="Hyperlink"/>
          </w:rPr>
          <w:t>https://doi.org/10.1046/j.1461-0248.2001.00256.x</w:t>
        </w:r>
      </w:hyperlink>
      <w:r>
        <w:t>.</w:t>
      </w:r>
    </w:p>
    <w:p w14:paraId="1F701DC7" w14:textId="77777777" w:rsidR="00534DD7" w:rsidRDefault="002509EB">
      <w:pPr>
        <w:pStyle w:val="Bibliography"/>
      </w:pPr>
      <w:bookmarkStart w:id="366" w:name="ref-Huisman1999"/>
      <w:bookmarkEnd w:id="365"/>
      <w:proofErr w:type="spellStart"/>
      <w:r>
        <w:t>Huisman</w:t>
      </w:r>
      <w:proofErr w:type="spellEnd"/>
      <w:r>
        <w:t xml:space="preserve">, </w:t>
      </w:r>
      <w:proofErr w:type="spellStart"/>
      <w:r>
        <w:t>Jef</w:t>
      </w:r>
      <w:proofErr w:type="spellEnd"/>
      <w:r>
        <w:t xml:space="preserve">, and Franz J Weissing. 1999. “Biodiversity of plankton by species oscillations and chaos.” </w:t>
      </w:r>
      <w:r>
        <w:rPr>
          <w:i/>
        </w:rPr>
        <w:t>Nature</w:t>
      </w:r>
      <w:r>
        <w:t xml:space="preserve"> 402 (6760): 407–10. </w:t>
      </w:r>
      <w:hyperlink r:id="rId30">
        <w:r>
          <w:rPr>
            <w:rStyle w:val="Hyperlink"/>
          </w:rPr>
          <w:t>https://doi.org/10.1038/46540</w:t>
        </w:r>
      </w:hyperlink>
      <w:r>
        <w:t>.</w:t>
      </w:r>
    </w:p>
    <w:p w14:paraId="2B332F37" w14:textId="77777777" w:rsidR="00534DD7" w:rsidRDefault="002509EB">
      <w:pPr>
        <w:pStyle w:val="Bibliography"/>
      </w:pPr>
      <w:bookmarkStart w:id="367" w:name="ref-Hutchinson"/>
      <w:bookmarkEnd w:id="366"/>
      <w:r>
        <w:t xml:space="preserve">Hutchinson, G E. 1959. “Homage to Santa </w:t>
      </w:r>
      <w:proofErr w:type="spellStart"/>
      <w:r>
        <w:t>Rosalia</w:t>
      </w:r>
      <w:proofErr w:type="spellEnd"/>
      <w:r>
        <w:t xml:space="preserve"> or Why Are There So Many Kinds of Animals?” </w:t>
      </w:r>
      <w:r>
        <w:rPr>
          <w:i/>
        </w:rPr>
        <w:t>The American Naturalist</w:t>
      </w:r>
      <w:r>
        <w:t xml:space="preserve"> 93 (870): 145–59. </w:t>
      </w:r>
      <w:hyperlink r:id="rId31">
        <w:r>
          <w:rPr>
            <w:rStyle w:val="Hyperlink"/>
          </w:rPr>
          <w:t>https://doi.org/10.1086/282070</w:t>
        </w:r>
      </w:hyperlink>
      <w:r>
        <w:t>.</w:t>
      </w:r>
    </w:p>
    <w:p w14:paraId="65A7153D" w14:textId="77777777" w:rsidR="00534DD7" w:rsidRDefault="002509EB">
      <w:pPr>
        <w:pStyle w:val="Bibliography"/>
      </w:pPr>
      <w:bookmarkStart w:id="368" w:name="ref-Hutchinson1961"/>
      <w:bookmarkEnd w:id="367"/>
      <w:r>
        <w:t xml:space="preserve">———. 1961. “The Paradox of the Plankton.” </w:t>
      </w:r>
      <w:r>
        <w:rPr>
          <w:i/>
        </w:rPr>
        <w:t>The American Naturalist</w:t>
      </w:r>
      <w:r>
        <w:t xml:space="preserve"> 95 (882): 137–45. </w:t>
      </w:r>
      <w:hyperlink r:id="rId32">
        <w:r>
          <w:rPr>
            <w:rStyle w:val="Hyperlink"/>
          </w:rPr>
          <w:t>https://doi.org/10.1086/282171</w:t>
        </w:r>
      </w:hyperlink>
      <w:r>
        <w:t>.</w:t>
      </w:r>
    </w:p>
    <w:p w14:paraId="55E6B135" w14:textId="77777777" w:rsidR="00534DD7" w:rsidRDefault="002509EB">
      <w:pPr>
        <w:pStyle w:val="Bibliography"/>
      </w:pPr>
      <w:bookmarkStart w:id="369" w:name="ref-Scheffer2004"/>
      <w:bookmarkEnd w:id="368"/>
      <w:r w:rsidRPr="009216D8">
        <w:rPr>
          <w:lang w:val="nl-NL"/>
        </w:rPr>
        <w:t xml:space="preserve">Nes, Egbert H. van, and Marten Scheffer. </w:t>
      </w:r>
      <w:r>
        <w:t xml:space="preserve">2004. “Large Species Shifts Triggered by Small Forces.” </w:t>
      </w:r>
      <w:r>
        <w:rPr>
          <w:i/>
        </w:rPr>
        <w:t>The American Naturalist</w:t>
      </w:r>
      <w:r>
        <w:t xml:space="preserve"> 164 (2): 255–66. </w:t>
      </w:r>
      <w:hyperlink r:id="rId33">
        <w:r>
          <w:rPr>
            <w:rStyle w:val="Hyperlink"/>
          </w:rPr>
          <w:t>https://doi.org/10.1086/422204</w:t>
        </w:r>
      </w:hyperlink>
      <w:r>
        <w:t>.</w:t>
      </w:r>
    </w:p>
    <w:p w14:paraId="0E291540" w14:textId="77777777" w:rsidR="00534DD7" w:rsidRDefault="002509EB">
      <w:pPr>
        <w:pStyle w:val="Bibliography"/>
      </w:pPr>
      <w:bookmarkStart w:id="370" w:name="ref-Rodriguez-Sanchez-code-neuchaos"/>
      <w:bookmarkEnd w:id="369"/>
      <w:r>
        <w:t>Rodríguez-Sánchez, Pablo. 2018. “</w:t>
      </w:r>
      <w:proofErr w:type="spellStart"/>
      <w:r>
        <w:t>PabRod</w:t>
      </w:r>
      <w:proofErr w:type="spellEnd"/>
      <w:r>
        <w:t xml:space="preserve">/Chaos-and-neutrality: Analysis script for "Neutral competition boosts chaos in food webs".” </w:t>
      </w:r>
      <w:hyperlink r:id="rId34">
        <w:r>
          <w:rPr>
            <w:rStyle w:val="Hyperlink"/>
          </w:rPr>
          <w:t>https://doi.org/10.5281/ZENODO.1319590</w:t>
        </w:r>
      </w:hyperlink>
      <w:r>
        <w:t>.</w:t>
      </w:r>
    </w:p>
    <w:p w14:paraId="5920E74E" w14:textId="77777777" w:rsidR="00534DD7" w:rsidRDefault="002509EB">
      <w:pPr>
        <w:pStyle w:val="Bibliography"/>
      </w:pPr>
      <w:bookmarkStart w:id="371" w:name="ref-Rosenzweig1963"/>
      <w:bookmarkEnd w:id="370"/>
      <w:proofErr w:type="spellStart"/>
      <w:r>
        <w:t>Rosenzweig</w:t>
      </w:r>
      <w:proofErr w:type="spellEnd"/>
      <w:r>
        <w:t xml:space="preserve">, M. L., and R. H. MacArthur. 1963. “Graphical Representation and Stability Conditions of Predator-Prey Interactions.” </w:t>
      </w:r>
      <w:r>
        <w:rPr>
          <w:i/>
        </w:rPr>
        <w:t>The American Naturalist</w:t>
      </w:r>
      <w:r>
        <w:t xml:space="preserve"> 97 (895): 209–23. </w:t>
      </w:r>
      <w:hyperlink r:id="rId35">
        <w:r>
          <w:rPr>
            <w:rStyle w:val="Hyperlink"/>
          </w:rPr>
          <w:t>https://doi.org/10.1086/282272</w:t>
        </w:r>
      </w:hyperlink>
      <w:r>
        <w:t>.</w:t>
      </w:r>
    </w:p>
    <w:p w14:paraId="5E5677DF" w14:textId="77777777" w:rsidR="00534DD7" w:rsidRDefault="002509EB">
      <w:pPr>
        <w:pStyle w:val="Bibliography"/>
      </w:pPr>
      <w:bookmarkStart w:id="372" w:name="ref-Scheffer2006"/>
      <w:bookmarkEnd w:id="371"/>
      <w:r>
        <w:t xml:space="preserve">Scheffer, Marten, and Egbert H van Nes. 2006. “Self-organized similarity, the evolutionary emergence of groups of similar species.” </w:t>
      </w:r>
      <w:r>
        <w:rPr>
          <w:i/>
        </w:rPr>
        <w:t>Proceedings of the National Academy of Sciences</w:t>
      </w:r>
      <w:r>
        <w:t xml:space="preserve"> 103 (16): 6230–5. </w:t>
      </w:r>
      <w:hyperlink r:id="rId36">
        <w:r>
          <w:rPr>
            <w:rStyle w:val="Hyperlink"/>
          </w:rPr>
          <w:t>https://doi.org/10.1073/pnas.0508024103</w:t>
        </w:r>
      </w:hyperlink>
      <w:r>
        <w:t>.</w:t>
      </w:r>
    </w:p>
    <w:p w14:paraId="36418C5D" w14:textId="77777777" w:rsidR="00534DD7" w:rsidRDefault="002509EB">
      <w:pPr>
        <w:pStyle w:val="Bibliography"/>
      </w:pPr>
      <w:bookmarkStart w:id="373" w:name="ref-Scheffer2018"/>
      <w:bookmarkEnd w:id="372"/>
      <w:r w:rsidRPr="00E916C6">
        <w:rPr>
          <w:lang w:val="de-DE"/>
        </w:rPr>
        <w:t xml:space="preserve">Scheffer, Marten, Egbert H van Nes, and Remi Vergnon. </w:t>
      </w:r>
      <w:r>
        <w:t xml:space="preserve">2018. “Toward a unifying theory of biodiversity.” </w:t>
      </w:r>
      <w:r>
        <w:rPr>
          <w:i/>
        </w:rPr>
        <w:t>Proceedings of the National Academy of Sciences</w:t>
      </w:r>
      <w:r>
        <w:t xml:space="preserve"> 115 (4): 201721114. </w:t>
      </w:r>
      <w:hyperlink r:id="rId37">
        <w:r>
          <w:rPr>
            <w:rStyle w:val="Hyperlink"/>
          </w:rPr>
          <w:t>https://doi.org/10.1073/pnas.1721114115</w:t>
        </w:r>
      </w:hyperlink>
      <w:r>
        <w:t>.</w:t>
      </w:r>
    </w:p>
    <w:p w14:paraId="0BB2AA46" w14:textId="77777777" w:rsidR="00534DD7" w:rsidRPr="009216D8" w:rsidRDefault="002509EB">
      <w:pPr>
        <w:pStyle w:val="Bibliography"/>
        <w:rPr>
          <w:lang w:val="nl-NL"/>
        </w:rPr>
      </w:pPr>
      <w:bookmarkStart w:id="374" w:name="ref-Scheffera"/>
      <w:bookmarkEnd w:id="373"/>
      <w:r>
        <w:t xml:space="preserve">Scheffer, Marten, Remi Vergnon, Egbert H. van Nes, Jan G M Cuppen, Edwin T H M Peeters, </w:t>
      </w:r>
      <w:proofErr w:type="spellStart"/>
      <w:r>
        <w:t>Remko</w:t>
      </w:r>
      <w:proofErr w:type="spellEnd"/>
      <w:r>
        <w:t xml:space="preserve"> </w:t>
      </w:r>
      <w:proofErr w:type="spellStart"/>
      <w:r>
        <w:t>Leijs</w:t>
      </w:r>
      <w:proofErr w:type="spellEnd"/>
      <w:r>
        <w:t xml:space="preserve">, and Anders N Nilsson. 2015. “The Evolution of Functionally Redundant Species; Evidence from Beetles.” Edited by </w:t>
      </w:r>
      <w:proofErr w:type="spellStart"/>
      <w:r>
        <w:t>Therésa</w:t>
      </w:r>
      <w:proofErr w:type="spellEnd"/>
      <w:r>
        <w:t xml:space="preserve"> M. Jones. </w:t>
      </w:r>
      <w:r w:rsidRPr="009216D8">
        <w:rPr>
          <w:i/>
          <w:lang w:val="nl-NL"/>
        </w:rPr>
        <w:t>PLOS ONE</w:t>
      </w:r>
      <w:r w:rsidRPr="009216D8">
        <w:rPr>
          <w:lang w:val="nl-NL"/>
        </w:rPr>
        <w:t xml:space="preserve"> 10 (10): e0137974. </w:t>
      </w:r>
      <w:hyperlink r:id="rId38">
        <w:r w:rsidRPr="009216D8">
          <w:rPr>
            <w:rStyle w:val="Hyperlink"/>
            <w:lang w:val="nl-NL"/>
          </w:rPr>
          <w:t>https://doi.org/10.1371/journal.pone.0137974</w:t>
        </w:r>
      </w:hyperlink>
      <w:r w:rsidRPr="009216D8">
        <w:rPr>
          <w:lang w:val="nl-NL"/>
        </w:rPr>
        <w:t>.</w:t>
      </w:r>
    </w:p>
    <w:p w14:paraId="603AF4C7" w14:textId="77777777" w:rsidR="00534DD7" w:rsidRDefault="002509EB">
      <w:pPr>
        <w:pStyle w:val="Bibliography"/>
      </w:pPr>
      <w:bookmarkStart w:id="375" w:name="ref-Schippers2001"/>
      <w:bookmarkEnd w:id="374"/>
      <w:r w:rsidRPr="009216D8">
        <w:rPr>
          <w:lang w:val="nl-NL"/>
        </w:rPr>
        <w:lastRenderedPageBreak/>
        <w:t xml:space="preserve">Schippers, Peter, Antonie M. Verschoor, Matthijs Vos, and Wolf M. Mooij. </w:t>
      </w:r>
      <w:r>
        <w:t xml:space="preserve">2001. “Does "supersaturated coexistence" resolve the "paradox of the plankton"?” </w:t>
      </w:r>
      <w:r>
        <w:rPr>
          <w:i/>
        </w:rPr>
        <w:t>Ecology Letters</w:t>
      </w:r>
      <w:r>
        <w:t xml:space="preserve"> 4 (5): 404–7. </w:t>
      </w:r>
      <w:hyperlink r:id="rId39">
        <w:r>
          <w:rPr>
            <w:rStyle w:val="Hyperlink"/>
          </w:rPr>
          <w:t>https://doi.org/10.1046/j.1461-0248.2001.00239.x</w:t>
        </w:r>
      </w:hyperlink>
      <w:r>
        <w:t>.</w:t>
      </w:r>
    </w:p>
    <w:p w14:paraId="50CD5CB8" w14:textId="77777777" w:rsidR="00534DD7" w:rsidRDefault="002509EB">
      <w:pPr>
        <w:pStyle w:val="Bibliography"/>
      </w:pPr>
      <w:bookmarkStart w:id="376" w:name="ref-Segura2013"/>
      <w:bookmarkEnd w:id="375"/>
      <w:r>
        <w:t xml:space="preserve">Segura, A. M., C. Kruk, D. </w:t>
      </w:r>
      <w:proofErr w:type="spellStart"/>
      <w:r>
        <w:t>Calliari</w:t>
      </w:r>
      <w:proofErr w:type="spellEnd"/>
      <w:r>
        <w:t xml:space="preserve">, F. </w:t>
      </w:r>
      <w:proofErr w:type="spellStart"/>
      <w:r>
        <w:t>García</w:t>
      </w:r>
      <w:proofErr w:type="spellEnd"/>
      <w:r>
        <w:t xml:space="preserve">-Rodriguez, D. Conde, C. E. </w:t>
      </w:r>
      <w:proofErr w:type="spellStart"/>
      <w:r>
        <w:t>Widdicombe</w:t>
      </w:r>
      <w:proofErr w:type="spellEnd"/>
      <w:r>
        <w:t xml:space="preserve">, and H. Fort. 2013. “Competition drives clumpy species coexistence in estuarine phytoplankton.” </w:t>
      </w:r>
      <w:r>
        <w:rPr>
          <w:i/>
        </w:rPr>
        <w:t>Scientific Reports</w:t>
      </w:r>
      <w:r>
        <w:t xml:space="preserve"> 3 (1): 1037. </w:t>
      </w:r>
      <w:hyperlink r:id="rId40">
        <w:r>
          <w:rPr>
            <w:rStyle w:val="Hyperlink"/>
          </w:rPr>
          <w:t>https://doi.org/10.1038/srep01037</w:t>
        </w:r>
      </w:hyperlink>
      <w:r>
        <w:t>.</w:t>
      </w:r>
    </w:p>
    <w:p w14:paraId="716AE44B" w14:textId="77777777" w:rsidR="00534DD7" w:rsidRDefault="002509EB">
      <w:pPr>
        <w:pStyle w:val="Bibliography"/>
      </w:pPr>
      <w:bookmarkStart w:id="377" w:name="ref-Strogatz1994"/>
      <w:bookmarkEnd w:id="376"/>
      <w:proofErr w:type="spellStart"/>
      <w:r>
        <w:t>Strogatz</w:t>
      </w:r>
      <w:proofErr w:type="spellEnd"/>
      <w:r>
        <w:t xml:space="preserve">, Steven H. 1994. </w:t>
      </w:r>
      <w:r>
        <w:rPr>
          <w:i/>
        </w:rPr>
        <w:t>Nonlinear Dynamics and Chaos: With Applications to Physics, Biology, Chemistry and Engineering</w:t>
      </w:r>
      <w:r>
        <w:t>.</w:t>
      </w:r>
    </w:p>
    <w:p w14:paraId="2CC50F34" w14:textId="77777777" w:rsidR="00534DD7" w:rsidRDefault="002509EB">
      <w:pPr>
        <w:pStyle w:val="Bibliography"/>
      </w:pPr>
      <w:bookmarkStart w:id="378" w:name="ref-Thebault2010"/>
      <w:bookmarkEnd w:id="377"/>
      <w:proofErr w:type="spellStart"/>
      <w:r>
        <w:t>Thebault</w:t>
      </w:r>
      <w:proofErr w:type="spellEnd"/>
      <w:r>
        <w:t xml:space="preserve">, E., and C. Fontaine. 2010. “Stability of Ecological Communities and the Architecture of Mutualistic and Trophic Networks.” </w:t>
      </w:r>
      <w:r>
        <w:rPr>
          <w:i/>
        </w:rPr>
        <w:t>Science</w:t>
      </w:r>
      <w:r>
        <w:t xml:space="preserve"> 329 (5993): 853–56. </w:t>
      </w:r>
      <w:hyperlink r:id="rId41">
        <w:r>
          <w:rPr>
            <w:rStyle w:val="Hyperlink"/>
          </w:rPr>
          <w:t>https://doi.org/10.1126/science.1188321</w:t>
        </w:r>
      </w:hyperlink>
      <w:r>
        <w:t>.</w:t>
      </w:r>
    </w:p>
    <w:p w14:paraId="1EE4FE68" w14:textId="77777777" w:rsidR="00534DD7" w:rsidRDefault="002509EB">
      <w:pPr>
        <w:pStyle w:val="Bibliography"/>
      </w:pPr>
      <w:bookmarkStart w:id="379" w:name="ref-Vergnon2013"/>
      <w:bookmarkEnd w:id="378"/>
      <w:r>
        <w:t xml:space="preserve">Vergnon, Remi, </w:t>
      </w:r>
      <w:proofErr w:type="spellStart"/>
      <w:r>
        <w:t>Remko</w:t>
      </w:r>
      <w:proofErr w:type="spellEnd"/>
      <w:r>
        <w:t xml:space="preserve"> </w:t>
      </w:r>
      <w:proofErr w:type="spellStart"/>
      <w:r>
        <w:t>Leijs</w:t>
      </w:r>
      <w:proofErr w:type="spellEnd"/>
      <w:r>
        <w:t xml:space="preserve">, Egbert H. van Nes, and Marten Scheffer. 2013. “Repeated Parallel Evolution Reveals Limiting Similarity in Subterranean Diving Beetles.” </w:t>
      </w:r>
      <w:r>
        <w:rPr>
          <w:i/>
        </w:rPr>
        <w:t>The American Naturalist</w:t>
      </w:r>
      <w:r>
        <w:t xml:space="preserve"> 182 (1): 67–75. </w:t>
      </w:r>
      <w:hyperlink r:id="rId42">
        <w:r>
          <w:rPr>
            <w:rStyle w:val="Hyperlink"/>
          </w:rPr>
          <w:t>https://doi.org/10.1086/670589</w:t>
        </w:r>
      </w:hyperlink>
      <w:r>
        <w:t>.</w:t>
      </w:r>
    </w:p>
    <w:p w14:paraId="52009E51" w14:textId="77777777" w:rsidR="00534DD7" w:rsidRDefault="002509EB">
      <w:pPr>
        <w:pStyle w:val="Bibliography"/>
      </w:pPr>
      <w:bookmarkStart w:id="380" w:name="ref-Vergnon2012"/>
      <w:bookmarkEnd w:id="379"/>
      <w:r>
        <w:t xml:space="preserve">Vergnon, Remi, Egbert H. van Nes, and Marten Scheffer. 2012. “Emergent neutrality leads to multimodal species abundance distributions.” </w:t>
      </w:r>
      <w:r>
        <w:rPr>
          <w:i/>
        </w:rPr>
        <w:t>Nature Communications</w:t>
      </w:r>
      <w:r>
        <w:t xml:space="preserve"> 3 (May 2011): 663. </w:t>
      </w:r>
      <w:hyperlink r:id="rId43">
        <w:r>
          <w:rPr>
            <w:rStyle w:val="Hyperlink"/>
          </w:rPr>
          <w:t>https://doi.org/10.1038/ncomms1663</w:t>
        </w:r>
      </w:hyperlink>
      <w:r>
        <w:t>.</w:t>
      </w:r>
    </w:p>
    <w:p w14:paraId="7CC66EA7" w14:textId="77777777" w:rsidR="00534DD7" w:rsidRDefault="002509EB">
      <w:pPr>
        <w:pStyle w:val="Bibliography"/>
      </w:pPr>
      <w:bookmarkStart w:id="381" w:name="ref-Winter2010"/>
      <w:bookmarkEnd w:id="380"/>
      <w:r>
        <w:t xml:space="preserve">Winter, C., T. </w:t>
      </w:r>
      <w:proofErr w:type="spellStart"/>
      <w:r>
        <w:t>Bouvier</w:t>
      </w:r>
      <w:proofErr w:type="spellEnd"/>
      <w:r>
        <w:t xml:space="preserve">, M. G. </w:t>
      </w:r>
      <w:proofErr w:type="spellStart"/>
      <w:r>
        <w:t>Weinbauer</w:t>
      </w:r>
      <w:proofErr w:type="spellEnd"/>
      <w:r>
        <w:t xml:space="preserve">, and T. F. </w:t>
      </w:r>
      <w:proofErr w:type="spellStart"/>
      <w:r>
        <w:t>Thingstad</w:t>
      </w:r>
      <w:proofErr w:type="spellEnd"/>
      <w:r>
        <w:t xml:space="preserve">. 2010. “Trade-Offs between Competition and Defense Specialists among Unicellular Planktonic Organisms: the "Killing the Winner" Hypothesis Revisited.” </w:t>
      </w:r>
      <w:r>
        <w:rPr>
          <w:i/>
        </w:rPr>
        <w:t>Microbiology and Molecular Biology Reviews</w:t>
      </w:r>
      <w:r>
        <w:t xml:space="preserve"> 74 (1): 42–57. </w:t>
      </w:r>
      <w:hyperlink r:id="rId44">
        <w:r>
          <w:rPr>
            <w:rStyle w:val="Hyperlink"/>
          </w:rPr>
          <w:t>https://doi.org/10.1128/MMBR.00034-09</w:t>
        </w:r>
      </w:hyperlink>
      <w:r>
        <w:t>.</w:t>
      </w:r>
      <w:bookmarkEnd w:id="355"/>
      <w:bookmarkEnd w:id="381"/>
    </w:p>
    <w:sectPr w:rsidR="00534DD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ablo Rodríguez" w:date="2019-02-11T14:46:00Z" w:initials="PR">
    <w:p w14:paraId="66ECDB1A" w14:textId="77777777" w:rsidR="00983C68" w:rsidRDefault="00983C68">
      <w:pPr>
        <w:pStyle w:val="CommentText"/>
      </w:pPr>
      <w:r>
        <w:rPr>
          <w:rStyle w:val="CommentReference"/>
        </w:rPr>
        <w:annotationRef/>
      </w:r>
      <w:r>
        <w:t>General comment: I am also not sure about which term is better. Near-neutral sounds better, but the reviewer seems to like neutral-on-average</w:t>
      </w:r>
    </w:p>
  </w:comment>
  <w:comment w:id="44" w:author="Egbert van Nes" w:date="2019-02-18T16:45:00Z" w:initials="EvN">
    <w:p w14:paraId="5F0039FD" w14:textId="2FCE331B" w:rsidR="00983C68" w:rsidRDefault="00983C68">
      <w:pPr>
        <w:pStyle w:val="CommentText"/>
      </w:pPr>
      <w:r>
        <w:rPr>
          <w:rStyle w:val="CommentReference"/>
        </w:rPr>
        <w:annotationRef/>
      </w:r>
      <w:r>
        <w:t>Too much like an essay</w:t>
      </w:r>
    </w:p>
  </w:comment>
  <w:comment w:id="48" w:author="Egbert van Nes" w:date="2019-02-18T16:46:00Z" w:initials="EvN">
    <w:p w14:paraId="3C60487A" w14:textId="1B3FEF1D" w:rsidR="00983C68" w:rsidRDefault="00983C68">
      <w:pPr>
        <w:pStyle w:val="CommentText"/>
      </w:pPr>
      <w:r>
        <w:rPr>
          <w:rStyle w:val="CommentReference"/>
        </w:rPr>
        <w:annotationRef/>
      </w:r>
      <w:r>
        <w:t>I did not check this, correct?</w:t>
      </w:r>
    </w:p>
  </w:comment>
  <w:comment w:id="51" w:author="Egbert van Nes" w:date="2019-02-18T16:48:00Z" w:initials="EvN">
    <w:p w14:paraId="103249BB" w14:textId="7D5081E3" w:rsidR="00983C68" w:rsidRDefault="00983C68">
      <w:pPr>
        <w:pStyle w:val="CommentText"/>
      </w:pPr>
      <w:r>
        <w:rPr>
          <w:rStyle w:val="CommentReference"/>
        </w:rPr>
        <w:annotationRef/>
      </w:r>
      <w:r>
        <w:t>This is not true for chaos</w:t>
      </w:r>
    </w:p>
  </w:comment>
  <w:comment w:id="62" w:author="Egbert van Nes" w:date="2019-02-18T16:49:00Z" w:initials="EvN">
    <w:p w14:paraId="5265F7F6" w14:textId="0300A4E1" w:rsidR="00983C68" w:rsidRDefault="00983C68">
      <w:pPr>
        <w:pStyle w:val="CommentText"/>
      </w:pPr>
      <w:r>
        <w:rPr>
          <w:rStyle w:val="CommentReference"/>
        </w:rPr>
        <w:annotationRef/>
      </w:r>
      <w:r>
        <w:t>Too many citations here (seems like we want to promote our papers). Max about 3.</w:t>
      </w:r>
    </w:p>
  </w:comment>
  <w:comment w:id="64" w:author="Egbert van Nes" w:date="2019-02-18T16:50:00Z" w:initials="EvN">
    <w:p w14:paraId="4AC207E8" w14:textId="2A32CB17" w:rsidR="00983C68" w:rsidRDefault="00983C68">
      <w:pPr>
        <w:pStyle w:val="CommentText"/>
      </w:pPr>
      <w:r>
        <w:rPr>
          <w:rStyle w:val="CommentReference"/>
        </w:rPr>
        <w:annotationRef/>
      </w:r>
      <w:r>
        <w:t>Again too many (self) citations</w:t>
      </w:r>
    </w:p>
  </w:comment>
  <w:comment w:id="71" w:author="Pablo Rodríguez" w:date="2019-02-11T14:48:00Z" w:initials="PR">
    <w:p w14:paraId="279E62F7" w14:textId="6B561F3D" w:rsidR="00983C68" w:rsidRDefault="00983C68">
      <w:pPr>
        <w:pStyle w:val="CommentText"/>
      </w:pPr>
      <w:r>
        <w:rPr>
          <w:rStyle w:val="CommentReference"/>
        </w:rPr>
        <w:annotationRef/>
      </w:r>
      <w:r>
        <w:t xml:space="preserve">I will look for more references. Any advice / </w:t>
      </w:r>
      <w:proofErr w:type="spellStart"/>
      <w:r>
        <w:t>favourite</w:t>
      </w:r>
      <w:proofErr w:type="spellEnd"/>
      <w:r>
        <w:t xml:space="preserve"> reference is greatly appreciated.</w:t>
      </w:r>
    </w:p>
    <w:p w14:paraId="7B22EC20" w14:textId="77777777" w:rsidR="00983C68" w:rsidRDefault="00983C68" w:rsidP="007748AB">
      <w:pPr>
        <w:autoSpaceDE w:val="0"/>
        <w:autoSpaceDN w:val="0"/>
        <w:adjustRightInd w:val="0"/>
        <w:spacing w:after="0"/>
        <w:ind w:left="720" w:hanging="720"/>
        <w:rPr>
          <w:rFonts w:ascii="Segoe UI" w:hAnsi="Segoe UI" w:cs="Segoe UI"/>
          <w:sz w:val="18"/>
          <w:szCs w:val="18"/>
          <w:lang w:val="en-GB"/>
        </w:rPr>
      </w:pPr>
      <w:r>
        <w:rPr>
          <w:rFonts w:ascii="Segoe UI" w:hAnsi="Segoe UI" w:cs="Segoe UI"/>
          <w:sz w:val="18"/>
          <w:szCs w:val="18"/>
          <w:lang w:val="en-GB"/>
        </w:rPr>
        <w:t>Berryman, A. A. and J. A. Millstein. 1989. Are ecological systems chaotic and if not why not? Trends in Ecology and Evolution 4:26-27.</w:t>
      </w:r>
    </w:p>
    <w:p w14:paraId="61F952C1" w14:textId="05C9911F" w:rsidR="00983C68" w:rsidRDefault="00983C68">
      <w:pPr>
        <w:pStyle w:val="CommentText"/>
        <w:rPr>
          <w:lang w:val="en-GB"/>
        </w:rPr>
      </w:pPr>
    </w:p>
    <w:p w14:paraId="5033C5C6" w14:textId="24596139" w:rsidR="00983C68" w:rsidRDefault="00983C68" w:rsidP="007748AB">
      <w:pPr>
        <w:autoSpaceDE w:val="0"/>
        <w:autoSpaceDN w:val="0"/>
        <w:adjustRightInd w:val="0"/>
        <w:spacing w:after="0"/>
        <w:ind w:left="720" w:hanging="720"/>
        <w:rPr>
          <w:rFonts w:ascii="Segoe UI" w:hAnsi="Segoe UI" w:cs="Segoe UI"/>
          <w:sz w:val="18"/>
          <w:szCs w:val="18"/>
          <w:lang w:val="en-GB"/>
        </w:rPr>
      </w:pPr>
      <w:proofErr w:type="spellStart"/>
      <w:r w:rsidRPr="00807E03">
        <w:rPr>
          <w:rFonts w:ascii="Segoe UI" w:hAnsi="Segoe UI" w:cs="Segoe UI"/>
          <w:sz w:val="18"/>
          <w:szCs w:val="18"/>
          <w:lang w:val="en-GB"/>
        </w:rPr>
        <w:t>Schippers</w:t>
      </w:r>
      <w:proofErr w:type="spellEnd"/>
      <w:r w:rsidRPr="00807E03">
        <w:rPr>
          <w:rFonts w:ascii="Segoe UI" w:hAnsi="Segoe UI" w:cs="Segoe UI"/>
          <w:sz w:val="18"/>
          <w:szCs w:val="18"/>
          <w:lang w:val="en-GB"/>
        </w:rPr>
        <w:t xml:space="preserve">, P., A. M. Verschoor, M. Vos, and W. M. Mooij. </w:t>
      </w:r>
      <w:r>
        <w:rPr>
          <w:rFonts w:ascii="Segoe UI" w:hAnsi="Segoe UI" w:cs="Segoe UI"/>
          <w:sz w:val="18"/>
          <w:szCs w:val="18"/>
          <w:lang w:val="en-GB"/>
        </w:rPr>
        <w:t>2001. Does "supersaturated coexistence" resolve the "paradox of the plankton"? Ecology letters 4:404-407.</w:t>
      </w:r>
    </w:p>
    <w:p w14:paraId="13F384A0" w14:textId="0033BB75" w:rsidR="00983C68" w:rsidRDefault="00983C68" w:rsidP="007748AB">
      <w:pPr>
        <w:autoSpaceDE w:val="0"/>
        <w:autoSpaceDN w:val="0"/>
        <w:adjustRightInd w:val="0"/>
        <w:spacing w:after="0"/>
        <w:ind w:left="720" w:hanging="720"/>
        <w:rPr>
          <w:rFonts w:ascii="Segoe UI" w:hAnsi="Segoe UI" w:cs="Segoe UI"/>
          <w:sz w:val="18"/>
          <w:szCs w:val="18"/>
          <w:lang w:val="en-GB"/>
        </w:rPr>
      </w:pPr>
    </w:p>
    <w:p w14:paraId="71AA58E5" w14:textId="77777777" w:rsidR="00983C68" w:rsidRDefault="00983C68" w:rsidP="00C748D7">
      <w:pPr>
        <w:autoSpaceDE w:val="0"/>
        <w:autoSpaceDN w:val="0"/>
        <w:adjustRightInd w:val="0"/>
        <w:spacing w:after="0"/>
        <w:ind w:left="720" w:hanging="720"/>
        <w:rPr>
          <w:rFonts w:ascii="Segoe UI" w:hAnsi="Segoe UI" w:cs="Segoe UI"/>
          <w:sz w:val="18"/>
          <w:szCs w:val="18"/>
          <w:lang w:val="en-GB"/>
        </w:rPr>
      </w:pPr>
      <w:r>
        <w:rPr>
          <w:rFonts w:ascii="Segoe UI" w:hAnsi="Segoe UI" w:cs="Segoe UI"/>
          <w:sz w:val="18"/>
          <w:szCs w:val="18"/>
          <w:lang w:val="en-GB"/>
        </w:rPr>
        <w:t>Scheffer, M. 1991. Should we expect strange attractors behind plankton dynamics: And if so, should we bother? Journal of Plankton Research 13:1291-1306.</w:t>
      </w:r>
    </w:p>
    <w:p w14:paraId="5BAB1600" w14:textId="77777777" w:rsidR="00983C68" w:rsidRDefault="00983C68" w:rsidP="007748AB">
      <w:pPr>
        <w:autoSpaceDE w:val="0"/>
        <w:autoSpaceDN w:val="0"/>
        <w:adjustRightInd w:val="0"/>
        <w:spacing w:after="0"/>
        <w:ind w:left="720" w:hanging="720"/>
        <w:rPr>
          <w:rFonts w:ascii="Segoe UI" w:hAnsi="Segoe UI" w:cs="Segoe UI"/>
          <w:sz w:val="18"/>
          <w:szCs w:val="18"/>
          <w:lang w:val="en-GB"/>
        </w:rPr>
      </w:pPr>
    </w:p>
    <w:p w14:paraId="20D111BA" w14:textId="77777777" w:rsidR="00983C68" w:rsidRPr="007748AB" w:rsidRDefault="00983C68">
      <w:pPr>
        <w:pStyle w:val="CommentText"/>
        <w:rPr>
          <w:lang w:val="en-GB"/>
        </w:rPr>
      </w:pPr>
    </w:p>
  </w:comment>
  <w:comment w:id="74" w:author="Egbert van Nes" w:date="2019-02-18T17:08:00Z" w:initials="EvN">
    <w:p w14:paraId="22DD43B5" w14:textId="31A2A375" w:rsidR="00983C68" w:rsidRDefault="00983C68">
      <w:pPr>
        <w:pStyle w:val="CommentText"/>
      </w:pPr>
      <w:r>
        <w:rPr>
          <w:rStyle w:val="CommentReference"/>
        </w:rPr>
        <w:annotationRef/>
      </w:r>
      <w:r>
        <w:t>I think this is also a model study, not so convincing for an ecologist</w:t>
      </w:r>
    </w:p>
  </w:comment>
  <w:comment w:id="75" w:author="Egbert van Nes" w:date="2019-02-18T16:58:00Z" w:initials="EvN">
    <w:p w14:paraId="31639EF6" w14:textId="77777777" w:rsidR="00983C68" w:rsidRDefault="00983C68" w:rsidP="00C748D7">
      <w:pPr>
        <w:autoSpaceDE w:val="0"/>
        <w:autoSpaceDN w:val="0"/>
        <w:adjustRightInd w:val="0"/>
        <w:spacing w:after="0"/>
        <w:ind w:left="720" w:hanging="720"/>
        <w:rPr>
          <w:rFonts w:ascii="Segoe UI" w:hAnsi="Segoe UI" w:cs="Segoe UI"/>
          <w:sz w:val="18"/>
          <w:szCs w:val="18"/>
          <w:lang w:val="en-GB"/>
        </w:rPr>
      </w:pPr>
      <w:r>
        <w:rPr>
          <w:rStyle w:val="CommentReference"/>
        </w:rPr>
        <w:annotationRef/>
      </w:r>
      <w:proofErr w:type="spellStart"/>
      <w:r>
        <w:rPr>
          <w:rFonts w:ascii="Segoe UI" w:hAnsi="Segoe UI" w:cs="Segoe UI"/>
          <w:sz w:val="18"/>
          <w:szCs w:val="18"/>
          <w:lang w:val="en-GB"/>
        </w:rPr>
        <w:t>Benincà</w:t>
      </w:r>
      <w:proofErr w:type="spellEnd"/>
      <w:r>
        <w:rPr>
          <w:rFonts w:ascii="Segoe UI" w:hAnsi="Segoe UI" w:cs="Segoe UI"/>
          <w:sz w:val="18"/>
          <w:szCs w:val="18"/>
          <w:lang w:val="en-GB"/>
        </w:rPr>
        <w:t xml:space="preserve">, E., B. Ballantine, S. P. </w:t>
      </w:r>
      <w:proofErr w:type="spellStart"/>
      <w:r>
        <w:rPr>
          <w:rFonts w:ascii="Segoe UI" w:hAnsi="Segoe UI" w:cs="Segoe UI"/>
          <w:sz w:val="18"/>
          <w:szCs w:val="18"/>
          <w:lang w:val="en-GB"/>
        </w:rPr>
        <w:t>Ellner</w:t>
      </w:r>
      <w:proofErr w:type="spellEnd"/>
      <w:r>
        <w:rPr>
          <w:rFonts w:ascii="Segoe UI" w:hAnsi="Segoe UI" w:cs="Segoe UI"/>
          <w:sz w:val="18"/>
          <w:szCs w:val="18"/>
          <w:lang w:val="en-GB"/>
        </w:rPr>
        <w:t xml:space="preserve">, and J. </w:t>
      </w:r>
      <w:proofErr w:type="spellStart"/>
      <w:r>
        <w:rPr>
          <w:rFonts w:ascii="Segoe UI" w:hAnsi="Segoe UI" w:cs="Segoe UI"/>
          <w:sz w:val="18"/>
          <w:szCs w:val="18"/>
          <w:lang w:val="en-GB"/>
        </w:rPr>
        <w:t>Huisman</w:t>
      </w:r>
      <w:proofErr w:type="spellEnd"/>
      <w:r>
        <w:rPr>
          <w:rFonts w:ascii="Segoe UI" w:hAnsi="Segoe UI" w:cs="Segoe UI"/>
          <w:sz w:val="18"/>
          <w:szCs w:val="18"/>
          <w:lang w:val="en-GB"/>
        </w:rPr>
        <w:t>. 2015. Species fluctuations sustained by a cyclic succession at the edge of chaos. Proceedings of the National Academy of Sciences of the United States of America 112:6389-6394.</w:t>
      </w:r>
    </w:p>
    <w:p w14:paraId="03A9656C" w14:textId="3BBA095A" w:rsidR="00983C68" w:rsidRPr="00C748D7" w:rsidRDefault="00983C68">
      <w:pPr>
        <w:pStyle w:val="CommentText"/>
        <w:rPr>
          <w:lang w:val="en-GB"/>
        </w:rPr>
      </w:pPr>
      <w:r>
        <w:rPr>
          <w:lang w:val="en-GB"/>
        </w:rPr>
        <w:t>(Dakos has no data)</w:t>
      </w:r>
    </w:p>
  </w:comment>
  <w:comment w:id="109" w:author="Egbert van Nes" w:date="2019-02-18T17:18:00Z" w:initials="EvN">
    <w:p w14:paraId="5E89504A" w14:textId="66070F25" w:rsidR="00983C68" w:rsidRDefault="00983C68">
      <w:pPr>
        <w:pStyle w:val="CommentText"/>
      </w:pPr>
      <w:r>
        <w:rPr>
          <w:rStyle w:val="CommentReference"/>
        </w:rPr>
        <w:annotationRef/>
      </w:r>
      <w:r>
        <w:t>Too mathematical for ecologists. Better to describe the situation with prey.</w:t>
      </w:r>
    </w:p>
  </w:comment>
  <w:comment w:id="130" w:author="Egbert van Nes" w:date="2019-02-18T17:39:00Z" w:initials="EvN">
    <w:p w14:paraId="33F7E72C" w14:textId="4FF9B914" w:rsidR="00983C68" w:rsidRDefault="00983C68">
      <w:pPr>
        <w:pStyle w:val="CommentText"/>
      </w:pPr>
      <w:r>
        <w:rPr>
          <w:rStyle w:val="CommentReference"/>
        </w:rPr>
        <w:annotationRef/>
      </w:r>
      <w:r>
        <w:t>Change also in the figure title.</w:t>
      </w:r>
    </w:p>
    <w:p w14:paraId="3A3E04D0" w14:textId="73ABDF1F" w:rsidR="00983C68" w:rsidRDefault="00983C68">
      <w:pPr>
        <w:pStyle w:val="CommentText"/>
      </w:pPr>
      <w:r>
        <w:t>We can also call this near neutral and say in the letter that we prefer this as it seems to be more commonly used in literature?</w:t>
      </w:r>
    </w:p>
  </w:comment>
  <w:comment w:id="184" w:author="Egbert van Nes" w:date="2019-02-19T12:20:00Z" w:initials="EvN">
    <w:p w14:paraId="2966DE53" w14:textId="6A6BE99F" w:rsidR="000F7A1E" w:rsidRDefault="000F7A1E">
      <w:pPr>
        <w:pStyle w:val="CommentText"/>
      </w:pPr>
      <w:r>
        <w:rPr>
          <w:rStyle w:val="CommentReference"/>
        </w:rPr>
        <w:annotationRef/>
      </w:r>
      <w:r w:rsidR="00AD0FFB">
        <w:rPr>
          <w:noProof/>
        </w:rPr>
        <w:t>ode45?</w:t>
      </w:r>
    </w:p>
  </w:comment>
  <w:comment w:id="193" w:author="Egbert van Nes" w:date="2019-02-19T12:15:00Z" w:initials="EvN">
    <w:p w14:paraId="09345E3F" w14:textId="385D2FB8" w:rsidR="003E6749" w:rsidRDefault="003E6749">
      <w:pPr>
        <w:pStyle w:val="CommentText"/>
      </w:pPr>
      <w:r>
        <w:rPr>
          <w:rStyle w:val="CommentReference"/>
        </w:rPr>
        <w:annotationRef/>
      </w:r>
      <w:r w:rsidR="00AD0FFB">
        <w:rPr>
          <w:noProof/>
        </w:rPr>
        <w:t>What initial conditons?</w:t>
      </w:r>
    </w:p>
  </w:comment>
  <w:comment w:id="215" w:author="Egbert van Nes" w:date="2019-02-19T12:33:00Z" w:initials="EvN">
    <w:p w14:paraId="7FA2DC75" w14:textId="2C4D8E79" w:rsidR="00D11770" w:rsidRDefault="00D11770">
      <w:pPr>
        <w:pStyle w:val="CommentText"/>
      </w:pPr>
      <w:r>
        <w:rPr>
          <w:rStyle w:val="CommentReference"/>
        </w:rPr>
        <w:annotationRef/>
      </w:r>
      <w:r>
        <w:t>Maybe we should not call this a probability as that is an interpretation</w:t>
      </w:r>
    </w:p>
  </w:comment>
  <w:comment w:id="221" w:author="Pablo Rodríguez" w:date="2019-02-11T14:49:00Z" w:initials="PR">
    <w:p w14:paraId="02477480" w14:textId="77777777" w:rsidR="00983C68" w:rsidRDefault="00983C68" w:rsidP="00E916C6">
      <w:pPr>
        <w:pStyle w:val="CommentText"/>
      </w:pPr>
      <w:r>
        <w:rPr>
          <w:rStyle w:val="CommentReference"/>
        </w:rPr>
        <w:annotationRef/>
      </w:r>
      <w:r>
        <w:rPr>
          <w:rFonts w:ascii="Segoe UI" w:hAnsi="Segoe UI" w:cs="Segoe UI"/>
          <w:color w:val="000000"/>
          <w:sz w:val="19"/>
          <w:szCs w:val="19"/>
          <w:lang w:val="en-GB"/>
        </w:rPr>
        <w:t>I am not sure about this being irrelevant. There is more than fractions here: we are linking sample ratios with probabilities.</w:t>
      </w:r>
      <w:r>
        <w:rPr>
          <w:rFonts w:ascii="Segoe UI" w:hAnsi="Segoe UI" w:cs="Segoe UI"/>
          <w:color w:val="000000"/>
          <w:sz w:val="19"/>
          <w:szCs w:val="19"/>
          <w:lang w:val="en-GB"/>
        </w:rPr>
        <w:br/>
      </w:r>
      <w:r>
        <w:rPr>
          <w:rFonts w:ascii="Segoe UI" w:hAnsi="Segoe UI" w:cs="Segoe UI"/>
          <w:color w:val="000000"/>
          <w:sz w:val="19"/>
          <w:szCs w:val="19"/>
          <w:lang w:val="en-GB"/>
        </w:rPr>
        <w:br/>
        <w:t>Maybe we can shorten the explanation.</w:t>
      </w:r>
    </w:p>
    <w:p w14:paraId="0A4D1304" w14:textId="77777777" w:rsidR="00983C68" w:rsidRDefault="00983C68">
      <w:pPr>
        <w:pStyle w:val="CommentText"/>
      </w:pPr>
    </w:p>
  </w:comment>
  <w:comment w:id="225" w:author="Egbert van Nes" w:date="2019-02-19T12:35:00Z" w:initials="EvN">
    <w:p w14:paraId="24105740" w14:textId="66A5F787" w:rsidR="00D11770" w:rsidRDefault="00D11770">
      <w:pPr>
        <w:pStyle w:val="CommentText"/>
      </w:pPr>
      <w:r>
        <w:rPr>
          <w:rStyle w:val="CommentReference"/>
        </w:rPr>
        <w:annotationRef/>
      </w:r>
      <w:r>
        <w:t>Not italic</w:t>
      </w:r>
    </w:p>
  </w:comment>
  <w:comment w:id="237" w:author="Pablo Rodríguez" w:date="2019-02-11T14:49:00Z" w:initials="PR">
    <w:p w14:paraId="49DF42FE" w14:textId="77777777" w:rsidR="00983C68" w:rsidRDefault="00983C68">
      <w:pPr>
        <w:pStyle w:val="CommentText"/>
      </w:pPr>
      <w:r>
        <w:rPr>
          <w:rStyle w:val="CommentReference"/>
        </w:rPr>
        <w:annotationRef/>
      </w:r>
      <w:r>
        <w:t xml:space="preserve">Egbert commented: </w:t>
      </w:r>
      <w:r>
        <w:rPr>
          <w:rFonts w:ascii="Segoe UI" w:hAnsi="Segoe UI" w:cs="Segoe UI"/>
          <w:color w:val="000000"/>
          <w:sz w:val="21"/>
          <w:szCs w:val="21"/>
          <w:lang w:val="en-GB"/>
        </w:rPr>
        <w:t>I did not see why it is then optimal at low competition</w:t>
      </w:r>
      <w:r>
        <w:rPr>
          <w:rFonts w:ascii="Segoe UI" w:hAnsi="Segoe UI" w:cs="Segoe UI"/>
          <w:color w:val="000000"/>
          <w:sz w:val="21"/>
          <w:szCs w:val="21"/>
          <w:lang w:val="en-GB"/>
        </w:rPr>
        <w:br/>
      </w:r>
      <w:r>
        <w:rPr>
          <w:rFonts w:ascii="Segoe UI" w:hAnsi="Segoe UI" w:cs="Segoe UI"/>
          <w:color w:val="000000"/>
          <w:sz w:val="21"/>
          <w:szCs w:val="21"/>
          <w:lang w:val="en-GB"/>
        </w:rPr>
        <w:br/>
        <w:t>Pablo: I’m not sure if I’m understanding properly. Let’s talk about it in our next meeting.</w:t>
      </w:r>
    </w:p>
  </w:comment>
  <w:comment w:id="238" w:author="Egbert van Nes" w:date="2019-02-19T17:27:00Z" w:initials="EvN">
    <w:p w14:paraId="6646734E" w14:textId="51410525" w:rsidR="00500E2B" w:rsidRDefault="00500E2B">
      <w:pPr>
        <w:pStyle w:val="CommentText"/>
      </w:pPr>
      <w:r>
        <w:rPr>
          <w:rStyle w:val="CommentReference"/>
        </w:rPr>
        <w:annotationRef/>
      </w:r>
      <w:r>
        <w:t>I find this not a convincing explanation for the chaos and cycles at weak competition strength.</w:t>
      </w:r>
    </w:p>
  </w:comment>
  <w:comment w:id="241" w:author="Egbert van Nes" w:date="2019-02-19T17:31:00Z" w:initials="EvN">
    <w:p w14:paraId="4AE2E451" w14:textId="4CE3D519" w:rsidR="007873A5" w:rsidRDefault="007873A5">
      <w:pPr>
        <w:pStyle w:val="CommentText"/>
      </w:pPr>
      <w:r>
        <w:rPr>
          <w:rStyle w:val="CommentReference"/>
        </w:rPr>
        <w:annotationRef/>
      </w:r>
      <w:r>
        <w:t>Figure numbers are lost in translation</w:t>
      </w:r>
    </w:p>
  </w:comment>
  <w:comment w:id="253" w:author="Egbert van Nes" w:date="2019-02-20T10:59:00Z" w:initials="EvN">
    <w:p w14:paraId="06E51E5A" w14:textId="02A718D8" w:rsidR="00423CF0" w:rsidRDefault="00423CF0">
      <w:pPr>
        <w:pStyle w:val="CommentText"/>
      </w:pPr>
      <w:r>
        <w:rPr>
          <w:rStyle w:val="CommentReference"/>
        </w:rPr>
        <w:annotationRef/>
      </w:r>
      <w:r>
        <w:t>But you combine all the results here right? Then the variation within each parameter set is not so big</w:t>
      </w:r>
    </w:p>
  </w:comment>
  <w:comment w:id="339" w:author="Egbert van Nes" w:date="2019-02-20T11:58:00Z" w:initials="EvN">
    <w:p w14:paraId="5F251E82" w14:textId="7342D5BB" w:rsidR="00907948" w:rsidRDefault="00907948">
      <w:pPr>
        <w:pStyle w:val="CommentText"/>
      </w:pPr>
      <w:r>
        <w:rPr>
          <w:rStyle w:val="CommentReference"/>
        </w:rPr>
        <w:annotationRef/>
      </w:r>
      <w:r>
        <w:t>Periodic had a minimum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ECDB1A" w15:done="0"/>
  <w15:commentEx w15:paraId="5F0039FD" w15:done="0"/>
  <w15:commentEx w15:paraId="3C60487A" w15:done="0"/>
  <w15:commentEx w15:paraId="103249BB" w15:done="0"/>
  <w15:commentEx w15:paraId="5265F7F6" w15:done="0"/>
  <w15:commentEx w15:paraId="4AC207E8" w15:done="0"/>
  <w15:commentEx w15:paraId="20D111BA" w15:done="0"/>
  <w15:commentEx w15:paraId="22DD43B5" w15:done="0"/>
  <w15:commentEx w15:paraId="03A9656C" w15:done="0"/>
  <w15:commentEx w15:paraId="5E89504A" w15:done="0"/>
  <w15:commentEx w15:paraId="3A3E04D0" w15:done="0"/>
  <w15:commentEx w15:paraId="2966DE53" w15:done="0"/>
  <w15:commentEx w15:paraId="09345E3F" w15:done="0"/>
  <w15:commentEx w15:paraId="7FA2DC75" w15:done="0"/>
  <w15:commentEx w15:paraId="0A4D1304" w15:done="0"/>
  <w15:commentEx w15:paraId="24105740" w15:done="0"/>
  <w15:commentEx w15:paraId="49DF42FE" w15:done="0"/>
  <w15:commentEx w15:paraId="6646734E" w15:done="0"/>
  <w15:commentEx w15:paraId="4AE2E451" w15:done="0"/>
  <w15:commentEx w15:paraId="06E51E5A" w15:done="0"/>
  <w15:commentEx w15:paraId="5F251E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ECDB1A" w16cid:durableId="200C093C"/>
  <w16cid:commentId w16cid:paraId="279E62F7" w16cid:durableId="200C09B1"/>
  <w16cid:commentId w16cid:paraId="0A4D1304" w16cid:durableId="200C09E7"/>
  <w16cid:commentId w16cid:paraId="49DF42FE" w16cid:durableId="200C0A0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75C61" w14:textId="77777777" w:rsidR="00040FC9" w:rsidRDefault="00040FC9">
      <w:pPr>
        <w:spacing w:after="0"/>
      </w:pPr>
      <w:r>
        <w:separator/>
      </w:r>
    </w:p>
  </w:endnote>
  <w:endnote w:type="continuationSeparator" w:id="0">
    <w:p w14:paraId="05FACD2F" w14:textId="77777777" w:rsidR="00040FC9" w:rsidRDefault="00040F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A71B0F" w14:textId="77777777" w:rsidR="00040FC9" w:rsidRDefault="00040FC9">
      <w:r>
        <w:separator/>
      </w:r>
    </w:p>
  </w:footnote>
  <w:footnote w:type="continuationSeparator" w:id="0">
    <w:p w14:paraId="069AD778" w14:textId="77777777" w:rsidR="00040FC9" w:rsidRDefault="00040FC9">
      <w:r>
        <w:continuationSeparator/>
      </w:r>
    </w:p>
  </w:footnote>
  <w:footnote w:id="1">
    <w:p w14:paraId="24071C9B" w14:textId="77777777" w:rsidR="00983C68" w:rsidRDefault="00983C68">
      <w:pPr>
        <w:pStyle w:val="FootnoteText"/>
      </w:pPr>
      <w:r>
        <w:rPr>
          <w:rStyle w:val="FootnoteReference"/>
        </w:rPr>
        <w:footnoteRef/>
      </w:r>
      <w:r>
        <w:t xml:space="preserve"> </w:t>
      </w:r>
      <w:r>
        <w:rPr>
          <w:rStyle w:val="VerbatimChar"/>
        </w:rPr>
        <w:t>pablo.rodriguezsanchez@wur.nl</w:t>
      </w:r>
    </w:p>
  </w:footnote>
  <w:footnote w:id="2">
    <w:p w14:paraId="3FE1192F" w14:textId="77777777" w:rsidR="00983C68" w:rsidRDefault="00983C68">
      <w:pPr>
        <w:pStyle w:val="FootnoteText"/>
      </w:pPr>
      <w:r>
        <w:rPr>
          <w:rStyle w:val="FootnoteReference"/>
        </w:rPr>
        <w:footnoteRef/>
      </w:r>
      <w:r>
        <w:t xml:space="preserve"> </w:t>
      </w:r>
      <w:r>
        <w:rPr>
          <w:rStyle w:val="VerbatimChar"/>
        </w:rPr>
        <w:t>egbert.vannes@wur.nl</w:t>
      </w:r>
    </w:p>
  </w:footnote>
  <w:footnote w:id="3">
    <w:p w14:paraId="399006BA" w14:textId="77777777" w:rsidR="00983C68" w:rsidRDefault="00983C68">
      <w:pPr>
        <w:pStyle w:val="FootnoteText"/>
      </w:pPr>
      <w:r>
        <w:rPr>
          <w:rStyle w:val="FootnoteReference"/>
        </w:rPr>
        <w:footnoteRef/>
      </w:r>
      <w:r>
        <w:t xml:space="preserve"> </w:t>
      </w:r>
      <w:r>
        <w:rPr>
          <w:rStyle w:val="VerbatimChar"/>
        </w:rPr>
        <w:t>marten.scheffer@wur.nl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CD2DE"/>
    <w:multiLevelType w:val="multilevel"/>
    <w:tmpl w:val="40E066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93C8F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blo Rodríguez">
    <w15:presenceInfo w15:providerId="Windows Live" w15:userId="76b221293054c6ef"/>
  </w15:person>
  <w15:person w15:author="Egbert van Nes">
    <w15:presenceInfo w15:providerId="None" w15:userId="Egbert van N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0FC9"/>
    <w:rsid w:val="00046905"/>
    <w:rsid w:val="000B3491"/>
    <w:rsid w:val="000D4F42"/>
    <w:rsid w:val="000F7A1E"/>
    <w:rsid w:val="001159A2"/>
    <w:rsid w:val="001C58C6"/>
    <w:rsid w:val="00200393"/>
    <w:rsid w:val="002509EB"/>
    <w:rsid w:val="003E6749"/>
    <w:rsid w:val="00423CF0"/>
    <w:rsid w:val="00426525"/>
    <w:rsid w:val="004359DC"/>
    <w:rsid w:val="0045346D"/>
    <w:rsid w:val="004E29B3"/>
    <w:rsid w:val="00500E2B"/>
    <w:rsid w:val="00501874"/>
    <w:rsid w:val="00501E07"/>
    <w:rsid w:val="00534DD7"/>
    <w:rsid w:val="00590D07"/>
    <w:rsid w:val="005A00FE"/>
    <w:rsid w:val="00615CC9"/>
    <w:rsid w:val="006D7A75"/>
    <w:rsid w:val="007748AB"/>
    <w:rsid w:val="00784D58"/>
    <w:rsid w:val="0078659F"/>
    <w:rsid w:val="007873A5"/>
    <w:rsid w:val="00807E03"/>
    <w:rsid w:val="00810C38"/>
    <w:rsid w:val="0088597A"/>
    <w:rsid w:val="008D6863"/>
    <w:rsid w:val="00907948"/>
    <w:rsid w:val="009216D8"/>
    <w:rsid w:val="009638F3"/>
    <w:rsid w:val="00983C68"/>
    <w:rsid w:val="00A01D7D"/>
    <w:rsid w:val="00A075D9"/>
    <w:rsid w:val="00A13EA7"/>
    <w:rsid w:val="00A234C9"/>
    <w:rsid w:val="00A84DF9"/>
    <w:rsid w:val="00AD0FFB"/>
    <w:rsid w:val="00B86B75"/>
    <w:rsid w:val="00BC48D5"/>
    <w:rsid w:val="00C01078"/>
    <w:rsid w:val="00C36279"/>
    <w:rsid w:val="00C748D7"/>
    <w:rsid w:val="00D11770"/>
    <w:rsid w:val="00DC0625"/>
    <w:rsid w:val="00E315A3"/>
    <w:rsid w:val="00E32E5D"/>
    <w:rsid w:val="00E916C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DBA5"/>
  <w15:docId w15:val="{DC8133E1-CAAA-4F01-A702-EA802C9CF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E916C6"/>
    <w:rPr>
      <w:sz w:val="16"/>
      <w:szCs w:val="16"/>
    </w:rPr>
  </w:style>
  <w:style w:type="paragraph" w:styleId="CommentText">
    <w:name w:val="annotation text"/>
    <w:basedOn w:val="Normal"/>
    <w:link w:val="CommentTextChar"/>
    <w:semiHidden/>
    <w:unhideWhenUsed/>
    <w:rsid w:val="00E916C6"/>
    <w:rPr>
      <w:sz w:val="20"/>
      <w:szCs w:val="20"/>
    </w:rPr>
  </w:style>
  <w:style w:type="character" w:customStyle="1" w:styleId="CommentTextChar">
    <w:name w:val="Comment Text Char"/>
    <w:basedOn w:val="DefaultParagraphFont"/>
    <w:link w:val="CommentText"/>
    <w:semiHidden/>
    <w:rsid w:val="00E916C6"/>
    <w:rPr>
      <w:sz w:val="20"/>
      <w:szCs w:val="20"/>
    </w:rPr>
  </w:style>
  <w:style w:type="paragraph" w:styleId="CommentSubject">
    <w:name w:val="annotation subject"/>
    <w:basedOn w:val="CommentText"/>
    <w:next w:val="CommentText"/>
    <w:link w:val="CommentSubjectChar"/>
    <w:semiHidden/>
    <w:unhideWhenUsed/>
    <w:rsid w:val="00E916C6"/>
    <w:rPr>
      <w:b/>
      <w:bCs/>
    </w:rPr>
  </w:style>
  <w:style w:type="character" w:customStyle="1" w:styleId="CommentSubjectChar">
    <w:name w:val="Comment Subject Char"/>
    <w:basedOn w:val="CommentTextChar"/>
    <w:link w:val="CommentSubject"/>
    <w:semiHidden/>
    <w:rsid w:val="00E916C6"/>
    <w:rPr>
      <w:b/>
      <w:bCs/>
      <w:sz w:val="20"/>
      <w:szCs w:val="20"/>
    </w:rPr>
  </w:style>
  <w:style w:type="paragraph" w:styleId="BalloonText">
    <w:name w:val="Balloon Text"/>
    <w:basedOn w:val="Normal"/>
    <w:link w:val="BalloonTextChar"/>
    <w:semiHidden/>
    <w:unhideWhenUsed/>
    <w:rsid w:val="00E916C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E916C6"/>
    <w:rPr>
      <w:rFonts w:ascii="Segoe UI" w:hAnsi="Segoe UI" w:cs="Segoe UI"/>
      <w:sz w:val="18"/>
      <w:szCs w:val="18"/>
    </w:rPr>
  </w:style>
  <w:style w:type="paragraph" w:styleId="Revision">
    <w:name w:val="Revision"/>
    <w:hidden/>
    <w:semiHidden/>
    <w:rsid w:val="003E674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oi.org/10.1137/080718851" TargetMode="External"/><Relationship Id="rId39" Type="http://schemas.openxmlformats.org/officeDocument/2006/relationships/hyperlink" Target="https://doi.org/10.1046/j.1461-0248.2001.00239.x" TargetMode="External"/><Relationship Id="rId3" Type="http://schemas.openxmlformats.org/officeDocument/2006/relationships/styles" Target="styles.xml"/><Relationship Id="rId21" Type="http://schemas.openxmlformats.org/officeDocument/2006/relationships/hyperlink" Target="https://doi.org/10.1038/nature06512" TargetMode="External"/><Relationship Id="rId34" Type="http://schemas.openxmlformats.org/officeDocument/2006/relationships/hyperlink" Target="https://doi.org/10.5281/ZENODO.1319590" TargetMode="External"/><Relationship Id="rId42" Type="http://schemas.openxmlformats.org/officeDocument/2006/relationships/hyperlink" Target="https://doi.org/10.1086/670589"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oi.org/10.1007/s12080-009-0040-x" TargetMode="External"/><Relationship Id="rId33" Type="http://schemas.openxmlformats.org/officeDocument/2006/relationships/hyperlink" Target="https://doi.org/10.1086/422204" TargetMode="External"/><Relationship Id="rId38" Type="http://schemas.openxmlformats.org/officeDocument/2006/relationships/hyperlink" Target="https://doi.org/10.1371/journal.pone.0137974"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046/j.1461-0248.2001.00256.x" TargetMode="External"/><Relationship Id="rId41" Type="http://schemas.openxmlformats.org/officeDocument/2006/relationships/hyperlink" Target="https://doi.org/10.1126/science.11883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88/1742-5468/2010/05/P05005" TargetMode="External"/><Relationship Id="rId32" Type="http://schemas.openxmlformats.org/officeDocument/2006/relationships/hyperlink" Target="https://doi.org/10.1086/282171" TargetMode="External"/><Relationship Id="rId37" Type="http://schemas.openxmlformats.org/officeDocument/2006/relationships/hyperlink" Target="https://doi.org/10.1073/pnas.1721114115" TargetMode="External"/><Relationship Id="rId40" Type="http://schemas.openxmlformats.org/officeDocument/2006/relationships/hyperlink" Target="https://doi.org/10.1038/srep01037"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sparcs-center.org/grind" TargetMode="External"/><Relationship Id="rId23" Type="http://schemas.openxmlformats.org/officeDocument/2006/relationships/hyperlink" Target="https://doi.org/10.1137/1.9780898719147" TargetMode="External"/><Relationship Id="rId28" Type="http://schemas.openxmlformats.org/officeDocument/2006/relationships/hyperlink" Target="https://doi.org/10.1016/S0006-3207(02)00228-8" TargetMode="External"/><Relationship Id="rId36" Type="http://schemas.openxmlformats.org/officeDocument/2006/relationships/hyperlink" Target="https://doi.org/10.1073/pnas.0508024103" TargetMode="External"/><Relationship Id="rId49" Type="http://schemas.microsoft.com/office/2016/09/relationships/commentsIds" Target="commentsId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doi.org/10.1086/282070" TargetMode="External"/><Relationship Id="rId44" Type="http://schemas.openxmlformats.org/officeDocument/2006/relationships/hyperlink" Target="https://doi.org/10.1128/MMBR.00034-0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yperlink" Target="https://doi.org/10.1098/rspb.2009.0584" TargetMode="External"/><Relationship Id="rId27" Type="http://schemas.openxmlformats.org/officeDocument/2006/relationships/hyperlink" Target="https://doi.org/10.1126/science.131.3409.1292" TargetMode="External"/><Relationship Id="rId30" Type="http://schemas.openxmlformats.org/officeDocument/2006/relationships/hyperlink" Target="https://doi.org/10.1038/46540" TargetMode="External"/><Relationship Id="rId35" Type="http://schemas.openxmlformats.org/officeDocument/2006/relationships/hyperlink" Target="https://doi.org/10.1086/282272" TargetMode="External"/><Relationship Id="rId43" Type="http://schemas.openxmlformats.org/officeDocument/2006/relationships/hyperlink" Target="https://doi.org/10.1038/ncomms16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6BD08-4CDA-4E42-A2F5-B8FDBCEED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2F16D59C.dotm</Template>
  <TotalTime>1373</TotalTime>
  <Pages>15</Pages>
  <Words>4897</Words>
  <Characters>27913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Neutral competition boosts chaos in food webs</vt:lpstr>
    </vt:vector>
  </TitlesOfParts>
  <Company/>
  <LinksUpToDate>false</LinksUpToDate>
  <CharactersWithSpaces>32745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Neutral competition boosts chaos in food webs</dc:title>
  <dc:creator>Pablo Rodríguez-Sánchez;Egbert H. van Nes;Marten Scheffer</dc:creator>
  <cp:keywords/>
  <cp:lastModifiedBy>Egbert van Nes</cp:lastModifiedBy>
  <cp:revision>17</cp:revision>
  <dcterms:created xsi:type="dcterms:W3CDTF">2019-02-18T15:35:00Z</dcterms:created>
  <dcterms:modified xsi:type="dcterms:W3CDTF">2019-02-20T11:00:00Z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[sec:Abstract] Near-neutrality of competition has been proposed to facilitate coexistence of species because it slows down competitive exclusion, thus making it easier for equalizing mechanisms to maintain diverse communities. An unrelated line of work ha</vt:lpwstr>
  </property>
  <property fmtid="{D5CDD505-2E9C-101B-9397-08002B2CF9AE}" pid="3" name="bibliography">
    <vt:lpwstr>bib\library.bib</vt:lpwstr>
  </property>
</Properties>
</file>